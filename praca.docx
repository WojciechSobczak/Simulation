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710" w:rsidRPr="00D528FB" w:rsidRDefault="00DB6710" w:rsidP="00DB6710">
      <w:pPr>
        <w:pStyle w:val="STTytupracy"/>
        <w:spacing w:after="0" w:line="480" w:lineRule="exact"/>
        <w:rPr>
          <w:sz w:val="44"/>
        </w:rPr>
      </w:pPr>
      <w:r w:rsidRPr="00D528FB">
        <w:rPr>
          <w:sz w:val="44"/>
        </w:rPr>
        <w:t>POLITECHNIKA</w:t>
      </w:r>
      <w:r w:rsidR="00D05AF9">
        <w:rPr>
          <w:sz w:val="44"/>
        </w:rPr>
        <w:t xml:space="preserve"> </w:t>
      </w:r>
      <w:r w:rsidRPr="00D528FB">
        <w:rPr>
          <w:sz w:val="44"/>
        </w:rPr>
        <w:t>WROCŁAWSKA</w:t>
      </w:r>
    </w:p>
    <w:p w:rsidR="005139EB" w:rsidRPr="00D528FB" w:rsidRDefault="00DB6710" w:rsidP="005139EB">
      <w:pPr>
        <w:pStyle w:val="STTytupracy"/>
        <w:pBdr>
          <w:bottom w:val="single" w:sz="6" w:space="1" w:color="auto"/>
        </w:pBdr>
        <w:spacing w:after="0" w:line="480" w:lineRule="exact"/>
        <w:rPr>
          <w:sz w:val="44"/>
          <w:szCs w:val="44"/>
        </w:rPr>
      </w:pPr>
      <w:r w:rsidRPr="00D528FB">
        <w:rPr>
          <w:sz w:val="44"/>
          <w:szCs w:val="44"/>
        </w:rPr>
        <w:t>WYDZIAŁ</w:t>
      </w:r>
      <w:r w:rsidR="00D05AF9">
        <w:rPr>
          <w:sz w:val="44"/>
          <w:szCs w:val="44"/>
        </w:rPr>
        <w:t xml:space="preserve"> </w:t>
      </w:r>
      <w:r w:rsidRPr="00D528FB">
        <w:rPr>
          <w:sz w:val="44"/>
          <w:szCs w:val="44"/>
        </w:rPr>
        <w:t>ELEKTRONIKI</w:t>
      </w:r>
    </w:p>
    <w:p w:rsidR="00DB6710" w:rsidRPr="00D528FB" w:rsidRDefault="00DB6710" w:rsidP="0065629E">
      <w:pPr>
        <w:pStyle w:val="STTytupracy"/>
        <w:tabs>
          <w:tab w:val="left" w:pos="1985"/>
        </w:tabs>
        <w:spacing w:before="12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KIERUNEK:</w:t>
      </w:r>
      <w:r w:rsidRPr="00D528FB">
        <w:rPr>
          <w:kern w:val="28"/>
          <w:sz w:val="28"/>
        </w:rPr>
        <w:tab/>
        <w:t>INFORMATYKA (INF)</w:t>
      </w:r>
    </w:p>
    <w:p w:rsidR="00DB6710" w:rsidRPr="00D528FB" w:rsidRDefault="00DB6710" w:rsidP="00092C06">
      <w:pPr>
        <w:pStyle w:val="STTytupracy"/>
        <w:tabs>
          <w:tab w:val="left" w:pos="1985"/>
        </w:tabs>
        <w:spacing w:after="48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SPECJALNO</w:t>
      </w:r>
      <w:r w:rsidR="00454DF7">
        <w:rPr>
          <w:kern w:val="28"/>
          <w:sz w:val="28"/>
        </w:rPr>
        <w:t>ŚĆ</w:t>
      </w:r>
      <w:r w:rsidRPr="00D528FB">
        <w:rPr>
          <w:kern w:val="28"/>
          <w:sz w:val="28"/>
        </w:rPr>
        <w:t>:</w:t>
      </w:r>
      <w:r w:rsidRPr="00D528FB">
        <w:rPr>
          <w:kern w:val="28"/>
          <w:sz w:val="28"/>
        </w:rPr>
        <w:tab/>
        <w:t>INŻYNIERIA SYSTEMÓW INFORMATYCZNYCH (INS)</w:t>
      </w:r>
    </w:p>
    <w:p w:rsidR="00DB6710" w:rsidRPr="00D528FB" w:rsidRDefault="00DB6710" w:rsidP="00092C06">
      <w:pPr>
        <w:pStyle w:val="STTytupracy"/>
        <w:spacing w:line="520" w:lineRule="exact"/>
        <w:rPr>
          <w:sz w:val="48"/>
          <w:szCs w:val="48"/>
        </w:rPr>
      </w:pPr>
      <w:r w:rsidRPr="00D528FB">
        <w:rPr>
          <w:sz w:val="48"/>
          <w:szCs w:val="48"/>
        </w:rPr>
        <w:t>PRACA DYPLOMOWA</w:t>
      </w:r>
    </w:p>
    <w:p w:rsidR="00DB6710" w:rsidRPr="00D528FB" w:rsidRDefault="00DB6710" w:rsidP="000F50E5">
      <w:pPr>
        <w:pStyle w:val="STTytupracy"/>
        <w:spacing w:after="1560" w:line="520" w:lineRule="exact"/>
        <w:rPr>
          <w:sz w:val="48"/>
          <w:szCs w:val="48"/>
        </w:rPr>
      </w:pPr>
      <w:r w:rsidRPr="00D528FB">
        <w:rPr>
          <w:sz w:val="48"/>
          <w:szCs w:val="48"/>
        </w:rPr>
        <w:t>INŻYNIERSKA</w:t>
      </w:r>
    </w:p>
    <w:p w:rsidR="00DB6710" w:rsidRPr="00D528FB" w:rsidRDefault="00DB6710" w:rsidP="00DB6710">
      <w:pPr>
        <w:pStyle w:val="STTytupracy"/>
        <w:tabs>
          <w:tab w:val="center" w:pos="5387"/>
        </w:tabs>
        <w:jc w:val="left"/>
      </w:pPr>
      <w:bookmarkStart w:id="0" w:name="Tytul"/>
      <w:r w:rsidRPr="00D528FB">
        <w:tab/>
      </w:r>
      <w:sdt>
        <w:sdtPr>
          <w:id w:val="12799415"/>
          <w:placeholder>
            <w:docPart w:val="A4CF0A1D756841F0808EBB1DC7F1E65E"/>
          </w:placeholder>
        </w:sdtPr>
        <w:sdtContent>
          <w:r w:rsidR="00423E8B" w:rsidRPr="00423E8B">
            <w:t>Symulator graficzny procesu fizycznego w środowisku DirectX</w:t>
          </w:r>
        </w:sdtContent>
      </w:sdt>
      <w:bookmarkEnd w:id="0"/>
    </w:p>
    <w:p w:rsidR="00DB6710" w:rsidRPr="00D528FB" w:rsidRDefault="00DB6710" w:rsidP="00DB6710">
      <w:pPr>
        <w:pStyle w:val="STTytupracy"/>
        <w:tabs>
          <w:tab w:val="center" w:pos="5387"/>
        </w:tabs>
        <w:spacing w:after="1320"/>
        <w:jc w:val="left"/>
      </w:pPr>
      <w:r w:rsidRPr="00D528FB">
        <w:tab/>
      </w:r>
      <w:proofErr w:type="spellStart"/>
      <w:r w:rsidR="00423E8B">
        <w:t>Graphic</w:t>
      </w:r>
      <w:proofErr w:type="spellEnd"/>
      <w:r w:rsidR="00423E8B">
        <w:t xml:space="preserve"> </w:t>
      </w:r>
      <w:proofErr w:type="spellStart"/>
      <w:r w:rsidR="00423E8B">
        <w:t>simulator</w:t>
      </w:r>
      <w:proofErr w:type="spellEnd"/>
      <w:r w:rsidR="00423E8B">
        <w:t xml:space="preserve"> of a </w:t>
      </w:r>
      <w:proofErr w:type="spellStart"/>
      <w:r w:rsidR="00423E8B">
        <w:t>physical</w:t>
      </w:r>
      <w:proofErr w:type="spellEnd"/>
      <w:r w:rsidR="00423E8B">
        <w:t xml:space="preserve"> </w:t>
      </w:r>
      <w:proofErr w:type="spellStart"/>
      <w:r w:rsidR="00423E8B">
        <w:t>process</w:t>
      </w:r>
      <w:proofErr w:type="spellEnd"/>
      <w:r w:rsidR="00423E8B">
        <w:t xml:space="preserve"> in DirectX</w:t>
      </w:r>
    </w:p>
    <w:p w:rsidR="00DB6710" w:rsidRPr="00D528FB" w:rsidRDefault="00DB6710" w:rsidP="00DB6710">
      <w:pPr>
        <w:pStyle w:val="STTytupracy"/>
        <w:tabs>
          <w:tab w:val="center" w:pos="5387"/>
        </w:tabs>
        <w:jc w:val="left"/>
      </w:pPr>
      <w:r w:rsidRPr="00D528FB">
        <w:tab/>
        <w:t>AUTOR:</w:t>
      </w:r>
    </w:p>
    <w:p w:rsidR="00DB6710" w:rsidRDefault="00DB6710" w:rsidP="00D80C19">
      <w:pPr>
        <w:pStyle w:val="STTytupracy"/>
        <w:tabs>
          <w:tab w:val="center" w:pos="5387"/>
        </w:tabs>
        <w:jc w:val="left"/>
      </w:pPr>
      <w:bookmarkStart w:id="1" w:name="Imie"/>
      <w:r w:rsidRPr="00D528FB">
        <w:tab/>
      </w:r>
      <w:bookmarkEnd w:id="1"/>
      <w:r w:rsidR="00423E8B">
        <w:t>Wojciech Sobczak</w:t>
      </w:r>
    </w:p>
    <w:p w:rsidR="003066C6" w:rsidRDefault="003066C6" w:rsidP="00D80C19">
      <w:pPr>
        <w:pStyle w:val="STTytupracy"/>
        <w:tabs>
          <w:tab w:val="center" w:pos="5387"/>
        </w:tabs>
        <w:jc w:val="left"/>
      </w:pPr>
    </w:p>
    <w:p w:rsidR="003066C6" w:rsidRPr="00D528FB" w:rsidRDefault="003066C6" w:rsidP="00D80C19">
      <w:pPr>
        <w:pStyle w:val="STTytupracy"/>
        <w:tabs>
          <w:tab w:val="center" w:pos="5387"/>
        </w:tabs>
        <w:jc w:val="left"/>
      </w:pPr>
    </w:p>
    <w:p w:rsidR="00DB6710" w:rsidRPr="00D528FB" w:rsidRDefault="00DB6710" w:rsidP="00DB6710">
      <w:pPr>
        <w:pStyle w:val="STTytupracy"/>
        <w:tabs>
          <w:tab w:val="left" w:pos="3544"/>
        </w:tabs>
        <w:jc w:val="left"/>
      </w:pPr>
      <w:r w:rsidRPr="00D528FB">
        <w:tab/>
        <w:t>PROWADZACY PRAC</w:t>
      </w:r>
      <w:r w:rsidR="00A438A4">
        <w:t>Ę</w:t>
      </w:r>
      <w:r w:rsidRPr="00D528FB">
        <w:t>:</w:t>
      </w:r>
    </w:p>
    <w:p w:rsidR="00DB6710" w:rsidRPr="00D528FB" w:rsidRDefault="00DB6710" w:rsidP="0044570B">
      <w:pPr>
        <w:pStyle w:val="STTytupracy"/>
        <w:tabs>
          <w:tab w:val="left" w:pos="3544"/>
        </w:tabs>
        <w:jc w:val="left"/>
        <w:rPr>
          <w:sz w:val="28"/>
          <w:szCs w:val="28"/>
        </w:rPr>
      </w:pPr>
      <w:r w:rsidRPr="00D528FB">
        <w:tab/>
      </w:r>
      <w:r w:rsidR="00423E8B">
        <w:t xml:space="preserve">doc. dr inż. Jacek </w:t>
      </w:r>
      <w:proofErr w:type="spellStart"/>
      <w:r w:rsidR="00423E8B">
        <w:t>Jarnicki</w:t>
      </w:r>
      <w:proofErr w:type="spellEnd"/>
      <w:r w:rsidRPr="00D528FB">
        <w:rPr>
          <w:sz w:val="28"/>
          <w:szCs w:val="28"/>
        </w:rPr>
        <w:t xml:space="preserve">, </w:t>
      </w:r>
      <w:del w:id="2" w:author="Lama" w:date="2016-12-04T15:02:00Z">
        <w:r w:rsidR="00423E8B" w:rsidDel="00321F44">
          <w:rPr>
            <w:sz w:val="28"/>
            <w:szCs w:val="28"/>
          </w:rPr>
          <w:delText>ZSKiD</w:delText>
        </w:r>
      </w:del>
      <w:ins w:id="3" w:author="Lama" w:date="2016-12-04T15:02:00Z">
        <w:r w:rsidR="00321F44">
          <w:rPr>
            <w:sz w:val="28"/>
            <w:szCs w:val="28"/>
          </w:rPr>
          <w:t>W4/K8</w:t>
        </w:r>
      </w:ins>
    </w:p>
    <w:p w:rsidR="00DB6710" w:rsidRPr="00D528FB" w:rsidRDefault="00DB6710" w:rsidP="00B65922">
      <w:pPr>
        <w:pStyle w:val="STTytupracy"/>
        <w:pBdr>
          <w:bottom w:val="single" w:sz="6" w:space="1" w:color="auto"/>
        </w:pBdr>
        <w:tabs>
          <w:tab w:val="left" w:pos="3544"/>
        </w:tabs>
        <w:jc w:val="left"/>
      </w:pPr>
      <w:r w:rsidRPr="00D528FB">
        <w:tab/>
        <w:t>OCENA PRACY:</w:t>
      </w: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DB6710" w:rsidRPr="00D528FB" w:rsidRDefault="00DB6710" w:rsidP="00BF052C">
      <w:pPr>
        <w:pStyle w:val="STTytupracy"/>
        <w:rPr>
          <w:rFonts w:asciiTheme="majorHAnsi" w:eastAsiaTheme="majorEastAsia" w:hAnsiTheme="majorHAnsi" w:cstheme="majorBidi"/>
          <w:b/>
          <w:bCs/>
          <w:sz w:val="60"/>
          <w:szCs w:val="28"/>
        </w:rPr>
      </w:pPr>
      <w:r w:rsidRPr="00D528FB">
        <w:t>WROCŁAW</w:t>
      </w:r>
      <w:r w:rsidR="00D05AF9">
        <w:t xml:space="preserve"> </w:t>
      </w:r>
      <w:r w:rsidRPr="00D528FB">
        <w:t>2016</w:t>
      </w:r>
      <w:r w:rsidRPr="00D528FB">
        <w:br w:type="page"/>
      </w:r>
    </w:p>
    <w:sdt>
      <w:sdtPr>
        <w:rPr>
          <w:rFonts w:asciiTheme="majorHAnsi" w:hAnsiTheme="majorHAnsi"/>
          <w:b/>
          <w:bCs/>
          <w:sz w:val="60"/>
          <w:szCs w:val="60"/>
        </w:rPr>
        <w:id w:val="4812560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4"/>
          <w:szCs w:val="22"/>
        </w:rPr>
      </w:sdtEndPr>
      <w:sdtContent>
        <w:p w:rsidR="008F348B" w:rsidRPr="00D528FB" w:rsidRDefault="008F348B" w:rsidP="008F348B">
          <w:pPr>
            <w:rPr>
              <w:rFonts w:asciiTheme="majorHAnsi" w:hAnsiTheme="majorHAnsi"/>
              <w:b/>
              <w:bCs/>
              <w:sz w:val="60"/>
              <w:szCs w:val="60"/>
            </w:rPr>
          </w:pPr>
          <w:r w:rsidRPr="00D528FB">
            <w:rPr>
              <w:rFonts w:asciiTheme="majorHAnsi" w:hAnsiTheme="majorHAnsi"/>
              <w:b/>
              <w:bCs/>
              <w:sz w:val="60"/>
              <w:szCs w:val="60"/>
            </w:rPr>
            <w:t>Spis treści</w:t>
          </w:r>
        </w:p>
        <w:p w:rsidR="008C682E" w:rsidRDefault="0017308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528FB">
            <w:fldChar w:fldCharType="begin"/>
          </w:r>
          <w:r w:rsidR="008F348B" w:rsidRPr="00D528FB">
            <w:instrText xml:space="preserve"> TOC \o "1-3" \h \z \u </w:instrText>
          </w:r>
          <w:r w:rsidRPr="00D528FB">
            <w:fldChar w:fldCharType="separate"/>
          </w:r>
          <w:hyperlink w:anchor="_Toc468058757" w:history="1">
            <w:r w:rsidR="008C682E" w:rsidRPr="007F3AB3">
              <w:rPr>
                <w:rStyle w:val="Hipercze"/>
                <w:noProof/>
              </w:rPr>
              <w:t>Spis rysunków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58" w:history="1">
            <w:r w:rsidR="008C682E" w:rsidRPr="007F3AB3">
              <w:rPr>
                <w:rStyle w:val="Hipercze"/>
                <w:noProof/>
              </w:rPr>
              <w:t>Spis listingów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5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59" w:history="1">
            <w:r w:rsidR="008C682E" w:rsidRPr="007F3AB3">
              <w:rPr>
                <w:rStyle w:val="Hipercze"/>
                <w:noProof/>
              </w:rPr>
              <w:t>Spis tabel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0" w:history="1">
            <w:r w:rsidR="008C682E" w:rsidRPr="007F3AB3">
              <w:rPr>
                <w:rStyle w:val="Hipercze"/>
                <w:noProof/>
              </w:rPr>
              <w:t>Skróty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7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1" w:history="1">
            <w:r w:rsidR="008C682E" w:rsidRPr="007F3AB3">
              <w:rPr>
                <w:rStyle w:val="Hipercze"/>
                <w:noProof/>
              </w:rPr>
              <w:t>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Wstęp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2" w:history="1">
            <w:r w:rsidR="008C682E" w:rsidRPr="007F3AB3">
              <w:rPr>
                <w:rStyle w:val="Hipercze"/>
                <w:noProof/>
              </w:rPr>
              <w:t>1.1.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Wprowadzenie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3" w:history="1">
            <w:r w:rsidR="008C682E" w:rsidRPr="007F3AB3">
              <w:rPr>
                <w:rStyle w:val="Hipercze"/>
                <w:noProof/>
              </w:rPr>
              <w:t>1.2.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Cel i zakres pracy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9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4" w:history="1">
            <w:r w:rsidR="008C682E" w:rsidRPr="007F3AB3">
              <w:rPr>
                <w:rStyle w:val="Hipercze"/>
                <w:noProof/>
              </w:rPr>
              <w:t>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Problem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5" w:history="1">
            <w:r w:rsidR="008C682E" w:rsidRPr="007F3AB3">
              <w:rPr>
                <w:rStyle w:val="Hipercze"/>
                <w:noProof/>
              </w:rPr>
              <w:t>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Sformułowanie problemu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6" w:history="1">
            <w:r w:rsidR="008C682E" w:rsidRPr="007F3AB3">
              <w:rPr>
                <w:rStyle w:val="Hipercze"/>
                <w:noProof/>
              </w:rPr>
              <w:t>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Przegląd dostępnych rozwiązań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7" w:history="1">
            <w:r w:rsidR="008C682E" w:rsidRPr="007F3AB3">
              <w:rPr>
                <w:rStyle w:val="Hipercze"/>
                <w:noProof/>
              </w:rPr>
              <w:t>2.2.1.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Unity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8" w:history="1">
            <w:r w:rsidR="008C682E" w:rsidRPr="007F3AB3">
              <w:rPr>
                <w:rStyle w:val="Hipercze"/>
                <w:noProof/>
              </w:rPr>
              <w:t>2.2.2.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Unreal Engine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9" w:history="1">
            <w:r w:rsidR="008C682E" w:rsidRPr="007F3AB3">
              <w:rPr>
                <w:rStyle w:val="Hipercze"/>
                <w:noProof/>
              </w:rPr>
              <w:t>2.2.3.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Blender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0" w:history="1">
            <w:r w:rsidR="008C682E" w:rsidRPr="007F3AB3">
              <w:rPr>
                <w:rStyle w:val="Hipercze"/>
                <w:noProof/>
              </w:rPr>
              <w:t>2.2.4.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Autodesk 3DSMax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1" w:history="1">
            <w:r w:rsidR="008C682E" w:rsidRPr="007F3AB3">
              <w:rPr>
                <w:rStyle w:val="Hipercze"/>
                <w:noProof/>
              </w:rPr>
              <w:t>2.2.5.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Posumowanie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15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2" w:history="1">
            <w:r w:rsidR="008C682E" w:rsidRPr="007F3AB3">
              <w:rPr>
                <w:rStyle w:val="Hipercze"/>
                <w:noProof/>
              </w:rPr>
              <w:t>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Aplikacja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3" w:history="1">
            <w:r w:rsidR="008C682E" w:rsidRPr="007F3AB3">
              <w:rPr>
                <w:rStyle w:val="Hipercze"/>
                <w:noProof/>
              </w:rPr>
              <w:t>3.1.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Założenia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4" w:history="1">
            <w:r w:rsidR="008C682E" w:rsidRPr="007F3AB3">
              <w:rPr>
                <w:rStyle w:val="Hipercze"/>
                <w:noProof/>
              </w:rPr>
              <w:t>3.2.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Przyjęte technologie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5" w:history="1">
            <w:r w:rsidR="008C682E" w:rsidRPr="007F3AB3">
              <w:rPr>
                <w:rStyle w:val="Hipercze"/>
                <w:noProof/>
              </w:rPr>
              <w:t>3.2.1.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DirectX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6" w:history="1">
            <w:r w:rsidR="008C682E" w:rsidRPr="007F3AB3">
              <w:rPr>
                <w:rStyle w:val="Hipercze"/>
                <w:noProof/>
              </w:rPr>
              <w:t>3.2.2.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Bullet Physics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7" w:history="1">
            <w:r w:rsidR="008C682E" w:rsidRPr="007F3AB3">
              <w:rPr>
                <w:rStyle w:val="Hipercze"/>
                <w:noProof/>
              </w:rPr>
              <w:t>3.2.3.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DirectXTK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8" w:history="1">
            <w:r w:rsidR="008C682E" w:rsidRPr="007F3AB3">
              <w:rPr>
                <w:rStyle w:val="Hipercze"/>
                <w:noProof/>
              </w:rPr>
              <w:t>3.3.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Struktura aplikacji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9" w:history="1">
            <w:r w:rsidR="008C682E" w:rsidRPr="007F3AB3">
              <w:rPr>
                <w:rStyle w:val="Hipercze"/>
                <w:noProof/>
              </w:rPr>
              <w:t>3.3.1.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Architektura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0" w:history="1">
            <w:r w:rsidR="008C682E" w:rsidRPr="007F3AB3">
              <w:rPr>
                <w:rStyle w:val="Hipercze"/>
                <w:noProof/>
              </w:rPr>
              <w:t>3.3.2.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Klasa Simulation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1" w:history="1">
            <w:r w:rsidR="008C682E" w:rsidRPr="007F3AB3">
              <w:rPr>
                <w:rStyle w:val="Hipercze"/>
                <w:noProof/>
              </w:rPr>
              <w:t>3.3.3.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Klasa Object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23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2" w:history="1">
            <w:r w:rsidR="008C682E" w:rsidRPr="007F3AB3">
              <w:rPr>
                <w:rStyle w:val="Hipercze"/>
                <w:noProof/>
              </w:rPr>
              <w:t>3.3.4.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Przestrzeń nazw Scenario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3" w:history="1">
            <w:r w:rsidR="008C682E" w:rsidRPr="007F3AB3">
              <w:rPr>
                <w:rStyle w:val="Hipercze"/>
                <w:noProof/>
              </w:rPr>
              <w:t>3.4.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Opis działania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4" w:history="1">
            <w:r w:rsidR="008C682E" w:rsidRPr="007F3AB3">
              <w:rPr>
                <w:rStyle w:val="Hipercze"/>
                <w:noProof/>
              </w:rPr>
              <w:t>3.4.1.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Potok renderowania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5" w:history="1">
            <w:r w:rsidR="008C682E" w:rsidRPr="007F3AB3">
              <w:rPr>
                <w:rStyle w:val="Hipercze"/>
                <w:noProof/>
              </w:rPr>
              <w:t>3.4.2.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Tworzenie obiektów świata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6" w:history="1">
            <w:r w:rsidR="008C682E" w:rsidRPr="007F3AB3">
              <w:rPr>
                <w:rStyle w:val="Hipercze"/>
                <w:noProof/>
              </w:rPr>
              <w:t>3.5.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Opis użytkowania programu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7" w:history="1">
            <w:r w:rsidR="008C682E" w:rsidRPr="007F3AB3">
              <w:rPr>
                <w:rStyle w:val="Hipercze"/>
                <w:noProof/>
              </w:rPr>
              <w:t>3.5.1.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Sterowanie kamerą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8" w:history="1">
            <w:r w:rsidR="008C682E" w:rsidRPr="007F3AB3">
              <w:rPr>
                <w:rStyle w:val="Hipercze"/>
                <w:noProof/>
              </w:rPr>
              <w:t>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Testy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9" w:history="1">
            <w:r w:rsidR="008C682E" w:rsidRPr="007F3AB3">
              <w:rPr>
                <w:rStyle w:val="Hipercze"/>
                <w:noProof/>
              </w:rPr>
              <w:t>4.1.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Plan testów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0" w:history="1">
            <w:r w:rsidR="008C682E" w:rsidRPr="007F3AB3">
              <w:rPr>
                <w:rStyle w:val="Hipercze"/>
                <w:noProof/>
              </w:rPr>
              <w:t>4.2.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Wyniki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1" w:history="1">
            <w:r w:rsidR="008C682E" w:rsidRPr="007F3AB3">
              <w:rPr>
                <w:rStyle w:val="Hipercze"/>
                <w:noProof/>
              </w:rPr>
              <w:t>4.3.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Wnioski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33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D944D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2" w:history="1">
            <w:r w:rsidR="008C682E" w:rsidRPr="007F3AB3">
              <w:rPr>
                <w:rStyle w:val="Hipercze"/>
                <w:noProof/>
              </w:rPr>
              <w:t>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Literatura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F348B" w:rsidRPr="00D528FB" w:rsidRDefault="0017308B">
          <w:r w:rsidRPr="00D528FB">
            <w:fldChar w:fldCharType="end"/>
          </w:r>
        </w:p>
      </w:sdtContent>
    </w:sdt>
    <w:p w:rsidR="006C4B96" w:rsidRPr="00D528FB" w:rsidRDefault="00C77AD5" w:rsidP="004C46FD">
      <w:pPr>
        <w:pStyle w:val="Nagwek1"/>
      </w:pPr>
      <w:r w:rsidRPr="00D528FB">
        <w:br w:type="page"/>
      </w:r>
      <w:bookmarkStart w:id="4" w:name="_Toc468058757"/>
      <w:r w:rsidR="006C4B96" w:rsidRPr="00D528FB">
        <w:lastRenderedPageBreak/>
        <w:t xml:space="preserve">Spis </w:t>
      </w:r>
      <w:r w:rsidR="006C4B96" w:rsidRPr="004C46FD">
        <w:rPr>
          <w:szCs w:val="60"/>
        </w:rPr>
        <w:t>rysunków</w:t>
      </w:r>
      <w:bookmarkEnd w:id="4"/>
    </w:p>
    <w:p w:rsidR="008C682E" w:rsidRDefault="007B5F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68058746" w:history="1">
        <w:r w:rsidR="008C682E" w:rsidRPr="001E0A4C">
          <w:rPr>
            <w:rStyle w:val="Hipercze"/>
            <w:noProof/>
          </w:rPr>
          <w:t>Rysunek 1 Przykład symulacji wiatru odziałującego na stadion - Autodesk Flow Design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_Toc468058746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8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7" w:history="1">
        <w:r w:rsidR="008C682E" w:rsidRPr="001E0A4C">
          <w:rPr>
            <w:rStyle w:val="Hipercze"/>
            <w:noProof/>
          </w:rPr>
          <w:t>Rysunek 2 Przykładowa scena z gry Pillars of Eternity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_Toc468058747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11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8" w:history="1">
        <w:r w:rsidR="008C682E" w:rsidRPr="001E0A4C">
          <w:rPr>
            <w:rStyle w:val="Hipercze"/>
            <w:noProof/>
          </w:rPr>
          <w:t>Rysunek 3 Przykładowa scena z gry Batman: Arkham Knight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_Toc468058748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12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9" w:history="1">
        <w:r w:rsidR="008C682E" w:rsidRPr="001E0A4C">
          <w:rPr>
            <w:rStyle w:val="Hipercze"/>
            <w:noProof/>
          </w:rPr>
          <w:t>Rysunek 4 Przykładowa scena z animacji Big Buck Bunny, która w całości zrealizowana została w programie Blender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_Toc468058749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13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0" w:history="1">
        <w:r w:rsidR="008C682E" w:rsidRPr="001E0A4C">
          <w:rPr>
            <w:rStyle w:val="Hipercze"/>
            <w:noProof/>
          </w:rPr>
          <w:t>Rysunek 5 Porównanie sceny z filmu MadMax: Fury Road, przed i po nałożeniu efektów specjalnych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_Toc468058750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15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1" w:history="1">
        <w:r w:rsidR="008C682E" w:rsidRPr="001E0A4C">
          <w:rPr>
            <w:rStyle w:val="Hipercze"/>
            <w:noProof/>
          </w:rPr>
          <w:t>Rysunek 6 Scenariusz symulacji House of cards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_Toc468058751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16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2" w:history="1">
        <w:r w:rsidR="008C682E" w:rsidRPr="001E0A4C">
          <w:rPr>
            <w:rStyle w:val="Hipercze"/>
            <w:noProof/>
          </w:rPr>
          <w:t>Rysunek 7 Scenariusz symulacji Towers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_Toc468058752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17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3" w:history="1">
        <w:r w:rsidR="008C682E" w:rsidRPr="001E0A4C">
          <w:rPr>
            <w:rStyle w:val="Hipercze"/>
            <w:noProof/>
          </w:rPr>
          <w:t>Rysunek 8 Scenariusz symulacji Domino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_Toc468058753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17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4" w:history="1">
        <w:r w:rsidR="008C682E" w:rsidRPr="001E0A4C">
          <w:rPr>
            <w:rStyle w:val="Hipercze"/>
            <w:noProof/>
          </w:rPr>
          <w:t>Rysunek 9 Drzewo dziedziczenia klasy Object&lt;T&gt;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_Toc468058754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23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5" w:history="1">
        <w:r w:rsidR="008C682E" w:rsidRPr="001E0A4C">
          <w:rPr>
            <w:rStyle w:val="Hipercze"/>
            <w:noProof/>
          </w:rPr>
          <w:t>Rysunek 10 Potok renderowanie DirectX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_Toc468058755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25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D944D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6" w:history="1">
        <w:r w:rsidR="008C682E" w:rsidRPr="001E0A4C">
          <w:rPr>
            <w:rStyle w:val="Hipercze"/>
            <w:noProof/>
          </w:rPr>
          <w:t>Rysunek 11 Wykres zależności czasu generowania pojedynczej klatki, w zależności  od ilości obiektów na scenie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_Toc468058756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33</w:t>
        </w:r>
        <w:r w:rsidR="008C682E">
          <w:rPr>
            <w:noProof/>
            <w:webHidden/>
          </w:rPr>
          <w:fldChar w:fldCharType="end"/>
        </w:r>
      </w:hyperlink>
    </w:p>
    <w:p w:rsidR="006C4B96" w:rsidRPr="00D528FB" w:rsidRDefault="007B5FE5" w:rsidP="007B5FE5">
      <w:pPr>
        <w:pStyle w:val="Spisilustracji"/>
        <w:tabs>
          <w:tab w:val="right" w:leader="dot" w:pos="9062"/>
        </w:tabs>
      </w:pPr>
      <w:r>
        <w:fldChar w:fldCharType="end"/>
      </w:r>
      <w:r w:rsidR="006C4B96" w:rsidRPr="00D528FB">
        <w:br w:type="page"/>
      </w:r>
    </w:p>
    <w:p w:rsidR="004C46FD" w:rsidRDefault="004C46FD" w:rsidP="004C46FD">
      <w:pPr>
        <w:pStyle w:val="Nagwek1"/>
      </w:pPr>
      <w:bookmarkStart w:id="5" w:name="_Toc468058758"/>
      <w:r>
        <w:lastRenderedPageBreak/>
        <w:t>Spis listingów</w:t>
      </w:r>
      <w:bookmarkEnd w:id="5"/>
    </w:p>
    <w:p w:rsidR="007B5FE5" w:rsidRDefault="007B5F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67452606" w:history="1">
        <w:r w:rsidRPr="00C84D24">
          <w:rPr>
            <w:rStyle w:val="Hipercze"/>
            <w:noProof/>
          </w:rPr>
          <w:t>Listing 1</w:t>
        </w:r>
        <w:r>
          <w:rPr>
            <w:rStyle w:val="Hipercze"/>
            <w:noProof/>
          </w:rPr>
          <w:t xml:space="preserve"> </w:t>
        </w:r>
        <w:r w:rsidRPr="00C84D24">
          <w:rPr>
            <w:rStyle w:val="Hipercze"/>
            <w:noProof/>
          </w:rPr>
          <w:t>Tworzenie urządzenia karty graficznej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_Toc467452606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B4353" w:rsidRPr="00D528FB" w:rsidRDefault="007B5FE5" w:rsidP="004C46FD">
      <w:pPr>
        <w:spacing w:after="200" w:line="276" w:lineRule="auto"/>
      </w:pPr>
      <w:r>
        <w:fldChar w:fldCharType="end"/>
      </w:r>
      <w:r w:rsidR="00AB4353" w:rsidRPr="00D528FB">
        <w:br w:type="page"/>
      </w:r>
    </w:p>
    <w:p w:rsidR="00EA2D57" w:rsidRDefault="00EA2D57" w:rsidP="00EA2D57">
      <w:pPr>
        <w:pStyle w:val="Nagwek1"/>
      </w:pPr>
      <w:bookmarkStart w:id="6" w:name="_Toc468058759"/>
      <w:r>
        <w:lastRenderedPageBreak/>
        <w:t>Spis tabel</w:t>
      </w:r>
      <w:bookmarkEnd w:id="6"/>
    </w:p>
    <w:p w:rsidR="00EA2D57" w:rsidRDefault="00EA2D5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68051444" w:history="1">
        <w:r w:rsidRPr="00A73444">
          <w:rPr>
            <w:rStyle w:val="Hipercze"/>
            <w:noProof/>
          </w:rPr>
          <w:t>Tabela 1 Czasy pomiaru wydajności generowania pojedynczej klatki, w zależności od ilości obiektów na scenie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_Toc468051444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A2D57" w:rsidRDefault="00EA2D57" w:rsidP="00EA2D57">
      <w:r>
        <w:fldChar w:fldCharType="end"/>
      </w:r>
    </w:p>
    <w:p w:rsidR="00EA2D57" w:rsidRDefault="00EA2D57">
      <w:pPr>
        <w:spacing w:after="200" w:line="276" w:lineRule="auto"/>
        <w:jc w:val="left"/>
      </w:pPr>
      <w:r>
        <w:br w:type="page"/>
      </w:r>
    </w:p>
    <w:p w:rsidR="00AB4353" w:rsidRPr="00D528FB" w:rsidRDefault="00AB4353" w:rsidP="00AB4353">
      <w:pPr>
        <w:pStyle w:val="Nagwek1"/>
      </w:pPr>
      <w:bookmarkStart w:id="7" w:name="_Toc468058760"/>
      <w:r w:rsidRPr="00D528FB">
        <w:lastRenderedPageBreak/>
        <w:t>Skróty</w:t>
      </w:r>
      <w:bookmarkEnd w:id="7"/>
    </w:p>
    <w:p w:rsidR="007721CF" w:rsidRDefault="00744E72" w:rsidP="007721CF">
      <w:r w:rsidRPr="00744E72">
        <w:rPr>
          <w:b/>
        </w:rPr>
        <w:t>GPL</w:t>
      </w:r>
      <w:r w:rsidRPr="00D528FB">
        <w:t xml:space="preserve"> </w:t>
      </w:r>
      <w:r w:rsidR="007721CF" w:rsidRPr="00D528FB">
        <w:t xml:space="preserve">(ang. </w:t>
      </w:r>
      <w:r w:rsidRPr="00744E72">
        <w:rPr>
          <w:i/>
          <w:iCs/>
        </w:rPr>
        <w:t>General Public License</w:t>
      </w:r>
      <w:r w:rsidR="007721CF" w:rsidRPr="00D528FB">
        <w:t>)</w:t>
      </w:r>
    </w:p>
    <w:p w:rsidR="0010367C" w:rsidRDefault="0010367C" w:rsidP="007721CF">
      <w:r w:rsidRPr="0010367C">
        <w:rPr>
          <w:b/>
        </w:rPr>
        <w:t>API</w:t>
      </w:r>
      <w:r>
        <w:rPr>
          <w:b/>
        </w:rPr>
        <w:t xml:space="preserve"> </w:t>
      </w:r>
      <w:r>
        <w:t xml:space="preserve">(ang. </w:t>
      </w:r>
      <w:r w:rsidRPr="0010367C">
        <w:rPr>
          <w:i/>
        </w:rPr>
        <w:t>Application Programming Interface</w:t>
      </w:r>
      <w:r>
        <w:t>)</w:t>
      </w:r>
    </w:p>
    <w:p w:rsidR="00861FF9" w:rsidRDefault="00861FF9" w:rsidP="007721CF">
      <w:r w:rsidRPr="00861FF9">
        <w:rPr>
          <w:b/>
        </w:rPr>
        <w:t>SIMD</w:t>
      </w:r>
      <w:r>
        <w:rPr>
          <w:b/>
        </w:rPr>
        <w:t xml:space="preserve"> </w:t>
      </w:r>
      <w:r>
        <w:t xml:space="preserve">(ang. </w:t>
      </w:r>
      <w:r>
        <w:rPr>
          <w:i/>
        </w:rPr>
        <w:t xml:space="preserve">Single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Data</w:t>
      </w:r>
      <w:r>
        <w:t>)</w:t>
      </w:r>
    </w:p>
    <w:p w:rsidR="00B26557" w:rsidRDefault="00B26557" w:rsidP="00B26557">
      <w:pPr>
        <w:rPr>
          <w:ins w:id="8" w:author="Lama" w:date="2016-12-04T16:59:00Z"/>
        </w:rPr>
      </w:pPr>
      <w:r>
        <w:rPr>
          <w:b/>
        </w:rPr>
        <w:t xml:space="preserve">GPU </w:t>
      </w:r>
      <w:r>
        <w:t xml:space="preserve">(ang. </w:t>
      </w:r>
      <w:proofErr w:type="spellStart"/>
      <w:r>
        <w:rPr>
          <w:i/>
        </w:rPr>
        <w:t>Graphical</w:t>
      </w:r>
      <w:proofErr w:type="spellEnd"/>
      <w:r>
        <w:rPr>
          <w:i/>
        </w:rPr>
        <w:t xml:space="preserve"> Processing Unit</w:t>
      </w:r>
      <w:r>
        <w:t>)</w:t>
      </w:r>
    </w:p>
    <w:p w:rsidR="00B02E80" w:rsidRPr="00861FF9" w:rsidRDefault="00B02E80" w:rsidP="00B26557">
      <w:pPr>
        <w:rPr>
          <w:b/>
        </w:rPr>
      </w:pPr>
      <w:ins w:id="9" w:author="Lama" w:date="2016-12-04T16:59:00Z">
        <w:r w:rsidRPr="00B02E80">
          <w:rPr>
            <w:b/>
            <w:rPrChange w:id="10" w:author="Lama" w:date="2016-12-04T16:59:00Z">
              <w:rPr/>
            </w:rPrChange>
          </w:rPr>
          <w:t>CPU</w:t>
        </w:r>
        <w:r>
          <w:t xml:space="preserve"> (ang. </w:t>
        </w:r>
        <w:r w:rsidRPr="00B02E80">
          <w:rPr>
            <w:i/>
            <w:rPrChange w:id="11" w:author="Lama" w:date="2016-12-04T16:59:00Z">
              <w:rPr/>
            </w:rPrChange>
          </w:rPr>
          <w:t>Central Processing Unit</w:t>
        </w:r>
        <w:r>
          <w:t>)</w:t>
        </w:r>
      </w:ins>
    </w:p>
    <w:p w:rsidR="00B26557" w:rsidRPr="00861FF9" w:rsidRDefault="00B26557" w:rsidP="007721CF">
      <w:pPr>
        <w:rPr>
          <w:b/>
        </w:rPr>
      </w:pPr>
    </w:p>
    <w:p w:rsidR="006C4B96" w:rsidRPr="00432D34" w:rsidRDefault="006C4B96" w:rsidP="009032D3">
      <w:pPr>
        <w:spacing w:after="200" w:line="276" w:lineRule="auto"/>
        <w:rPr>
          <w:b/>
        </w:rPr>
      </w:pPr>
      <w:r w:rsidRPr="00432D34">
        <w:rPr>
          <w:b/>
        </w:rPr>
        <w:br w:type="page"/>
      </w:r>
    </w:p>
    <w:p w:rsidR="00556687" w:rsidRPr="00D528FB" w:rsidRDefault="00604188" w:rsidP="00257721">
      <w:pPr>
        <w:pStyle w:val="NrNagwek1"/>
      </w:pPr>
      <w:bookmarkStart w:id="12" w:name="_Toc468058761"/>
      <w:r w:rsidRPr="00D528FB">
        <w:lastRenderedPageBreak/>
        <w:t>Wstęp</w:t>
      </w:r>
      <w:bookmarkEnd w:id="12"/>
    </w:p>
    <w:p w:rsidR="00D528FB" w:rsidRDefault="00D528FB" w:rsidP="00D528FB">
      <w:pPr>
        <w:pStyle w:val="NrNagwek2"/>
      </w:pPr>
      <w:bookmarkStart w:id="13" w:name="_Toc468058762"/>
      <w:r w:rsidRPr="00D528FB">
        <w:t>Wprowadzenie</w:t>
      </w:r>
      <w:bookmarkEnd w:id="13"/>
    </w:p>
    <w:p w:rsidR="006A6C69" w:rsidRDefault="00FB7D3E" w:rsidP="006A6C69">
      <w:pPr>
        <w:pStyle w:val="Tekstwiodcy"/>
      </w:pPr>
      <w:r>
        <w:t xml:space="preserve">Symulacje komputerowe świata realnego są nieodzownym elementem dzisiejszej technologii. Dzieje się tak dlatego, że można w ten sposób testować zachowania różnych konstrukcji, pomysłów, prototypów, </w:t>
      </w:r>
      <w:r w:rsidR="00D05AF9">
        <w:t>bez konieczności jednoczesnego posiadania</w:t>
      </w:r>
      <w:r>
        <w:t xml:space="preserve"> odpowiednich środków na budowę </w:t>
      </w:r>
      <w:r w:rsidR="00D05AF9">
        <w:t xml:space="preserve">tworzonego </w:t>
      </w:r>
      <w:r>
        <w:t xml:space="preserve">modelu w celu tylko jego testowania. Pozwala to znacznie ograniczyć budżet danego projektu oraz ułatwić proces jego </w:t>
      </w:r>
      <w:r w:rsidR="00D05AF9">
        <w:t>powstawania</w:t>
      </w:r>
      <w:r>
        <w:t>. Przykładem może być projektowanie budynków, gdzie na długo przed rozpoczęciem budów architekci oraz specjaliści budownictwa sprawdzają na symulacjach odporność konstrukcji na różne warunki pogodowe czy trzęsienia ziemi.</w:t>
      </w:r>
      <w:r w:rsidR="009411A9">
        <w:t xml:space="preserve"> Przykładami takich programów mogą być </w:t>
      </w:r>
      <w:proofErr w:type="spellStart"/>
      <w:r w:rsidR="009411A9" w:rsidRPr="009411A9">
        <w:t>Abaqus</w:t>
      </w:r>
      <w:proofErr w:type="spellEnd"/>
      <w:r w:rsidR="009411A9" w:rsidRPr="009411A9">
        <w:t xml:space="preserve">, </w:t>
      </w:r>
      <w:proofErr w:type="spellStart"/>
      <w:r w:rsidR="009411A9" w:rsidRPr="009411A9">
        <w:t>Sofistik</w:t>
      </w:r>
      <w:proofErr w:type="spellEnd"/>
      <w:r w:rsidR="009411A9" w:rsidRPr="009411A9">
        <w:t xml:space="preserve">, </w:t>
      </w:r>
      <w:proofErr w:type="spellStart"/>
      <w:r w:rsidR="009411A9" w:rsidRPr="009411A9">
        <w:t>Autodesk</w:t>
      </w:r>
      <w:proofErr w:type="spellEnd"/>
      <w:r w:rsidR="009411A9" w:rsidRPr="009411A9">
        <w:t xml:space="preserve"> </w:t>
      </w:r>
      <w:proofErr w:type="spellStart"/>
      <w:r w:rsidR="009411A9" w:rsidRPr="009411A9">
        <w:t>Simulation</w:t>
      </w:r>
      <w:proofErr w:type="spellEnd"/>
      <w:r w:rsidR="009411A9" w:rsidRPr="009411A9">
        <w:t xml:space="preserve"> CFD</w:t>
      </w:r>
      <w:r w:rsidR="009228C7">
        <w:t>,</w:t>
      </w:r>
      <w:r w:rsidR="009411A9">
        <w:t xml:space="preserve"> </w:t>
      </w:r>
      <w:r w:rsidR="00D05AF9">
        <w:t xml:space="preserve">które mają </w:t>
      </w:r>
      <w:r w:rsidR="009411A9">
        <w:t>szerokie zastosowanie w budownictwie.</w:t>
      </w:r>
      <w:r w:rsidR="00642EF0">
        <w:t xml:space="preserve"> </w:t>
      </w:r>
      <w:r w:rsidR="00642EF0">
        <w:fldChar w:fldCharType="begin"/>
      </w:r>
      <w:r w:rsidR="00642EF0">
        <w:instrText xml:space="preserve"> REF _Ref468031658 \h </w:instrText>
      </w:r>
      <w:r w:rsidR="00642EF0">
        <w:fldChar w:fldCharType="separate"/>
      </w:r>
      <w:r w:rsidR="00CF08C8">
        <w:t xml:space="preserve">Rysunek </w:t>
      </w:r>
      <w:r w:rsidR="00CF08C8">
        <w:rPr>
          <w:noProof/>
        </w:rPr>
        <w:t>1</w:t>
      </w:r>
      <w:r w:rsidR="00642EF0">
        <w:fldChar w:fldCharType="end"/>
      </w:r>
      <w:r w:rsidR="00642EF0">
        <w:t xml:space="preserve"> przedstawia symulację, w której sprawdzane jest</w:t>
      </w:r>
      <w:r w:rsidR="00D05AF9">
        <w:t>, w</w:t>
      </w:r>
      <w:r w:rsidR="00642EF0">
        <w:t xml:space="preserve"> jak</w:t>
      </w:r>
      <w:r w:rsidR="00D05AF9">
        <w:t>i sposób</w:t>
      </w:r>
      <w:r w:rsidR="00642EF0">
        <w:t xml:space="preserve"> będzie </w:t>
      </w:r>
      <w:r w:rsidR="00D05AF9">
        <w:t xml:space="preserve">się </w:t>
      </w:r>
      <w:r w:rsidR="00642EF0">
        <w:t>zachowywał wiatr wewnątrz i wokół konstrukcji stadionu.</w:t>
      </w:r>
    </w:p>
    <w:p w:rsidR="008C682E" w:rsidRDefault="008C682E" w:rsidP="006A6C69">
      <w:pPr>
        <w:pStyle w:val="Tekstwiodcy"/>
      </w:pPr>
    </w:p>
    <w:p w:rsidR="00642EF0" w:rsidRDefault="00642EF0" w:rsidP="00642EF0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 wp14:anchorId="799297D5" wp14:editId="07D7C8AF">
            <wp:extent cx="5760720" cy="28936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atr_na_stadioni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F0" w:rsidRDefault="00642EF0" w:rsidP="00642EF0">
      <w:pPr>
        <w:pStyle w:val="Legenda"/>
        <w:jc w:val="center"/>
      </w:pPr>
      <w:bookmarkStart w:id="14" w:name="_Ref468031658"/>
      <w:bookmarkStart w:id="15" w:name="_Toc468058746"/>
      <w:r>
        <w:t xml:space="preserve">Rysunek </w:t>
      </w:r>
      <w:fldSimple w:instr=" SEQ Rysunek \* ARABIC ">
        <w:r w:rsidR="00CF08C8">
          <w:rPr>
            <w:noProof/>
          </w:rPr>
          <w:t>1</w:t>
        </w:r>
      </w:fldSimple>
      <w:bookmarkEnd w:id="14"/>
      <w:r>
        <w:t xml:space="preserve"> Przykład symulacji wiatru </w:t>
      </w:r>
      <w:r w:rsidR="00D05AF9">
        <w:t>oddziałującego</w:t>
      </w:r>
      <w:r>
        <w:t xml:space="preserve"> na stadion -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Design</w:t>
      </w:r>
      <w:bookmarkEnd w:id="15"/>
    </w:p>
    <w:p w:rsidR="00642EF0" w:rsidRPr="00642EF0" w:rsidRDefault="00642EF0" w:rsidP="00642EF0">
      <w:pPr>
        <w:spacing w:after="200" w:line="276" w:lineRule="auto"/>
        <w:jc w:val="left"/>
        <w:rPr>
          <w:bCs/>
          <w:sz w:val="22"/>
          <w:szCs w:val="18"/>
        </w:rPr>
      </w:pPr>
      <w:r>
        <w:br w:type="page"/>
      </w:r>
    </w:p>
    <w:p w:rsidR="00D528FB" w:rsidRDefault="00D528FB" w:rsidP="00D528FB">
      <w:pPr>
        <w:pStyle w:val="NrNagwek2"/>
      </w:pPr>
      <w:bookmarkStart w:id="16" w:name="_Toc468058763"/>
      <w:r w:rsidRPr="00D528FB">
        <w:lastRenderedPageBreak/>
        <w:t>Cel i zakres pracy</w:t>
      </w:r>
      <w:bookmarkEnd w:id="16"/>
    </w:p>
    <w:p w:rsidR="005B4904" w:rsidRPr="00D528FB" w:rsidRDefault="00542DAF" w:rsidP="005B4904">
      <w:pPr>
        <w:pStyle w:val="Tekstwiodcy"/>
      </w:pPr>
      <w:r>
        <w:t>Celem tej pracy jest stworzenie programu, który będzie interaktywnym środowiskiem symulującym proste zjawisk</w:t>
      </w:r>
      <w:r w:rsidR="00642EF0">
        <w:t>o</w:t>
      </w:r>
      <w:r>
        <w:t xml:space="preserve"> fizyczne</w:t>
      </w:r>
      <w:r w:rsidR="006A6C69" w:rsidRPr="00D528FB">
        <w:t>.</w:t>
      </w:r>
      <w:r w:rsidR="00642EF0">
        <w:t xml:space="preserve"> </w:t>
      </w:r>
      <w:ins w:id="17" w:author="Lama" w:date="2016-12-04T15:06:00Z">
        <w:r w:rsidR="00D944D5">
          <w:t xml:space="preserve">Jej </w:t>
        </w:r>
      </w:ins>
      <w:del w:id="18" w:author="Lama" w:date="2016-12-04T15:05:00Z">
        <w:r w:rsidR="00642EF0" w:rsidDel="00D944D5">
          <w:delText>Swoim z</w:delText>
        </w:r>
      </w:del>
      <w:ins w:id="19" w:author="Lama" w:date="2016-12-04T15:06:00Z">
        <w:r w:rsidR="00D944D5">
          <w:t>z</w:t>
        </w:r>
      </w:ins>
      <w:r w:rsidR="00642EF0">
        <w:t>akres</w:t>
      </w:r>
      <w:del w:id="20" w:author="Lama" w:date="2016-12-04T15:05:00Z">
        <w:r w:rsidR="00642EF0" w:rsidDel="00D944D5">
          <w:delText>em</w:delText>
        </w:r>
      </w:del>
      <w:r w:rsidR="00642EF0">
        <w:t xml:space="preserve"> będzie obejmował użycie biblioteki DirectX 3D w celu renderowania grafiki oraz użycie symulatora fizyki </w:t>
      </w:r>
      <w:proofErr w:type="spellStart"/>
      <w:r w:rsidR="00642EF0">
        <w:t>Bullet</w:t>
      </w:r>
      <w:proofErr w:type="spellEnd"/>
      <w:r w:rsidR="00642EF0">
        <w:t xml:space="preserve"> </w:t>
      </w:r>
      <w:proofErr w:type="spellStart"/>
      <w:r w:rsidR="00642EF0">
        <w:t>Physics</w:t>
      </w:r>
      <w:proofErr w:type="spellEnd"/>
      <w:r w:rsidR="00642EF0">
        <w:t xml:space="preserve">. </w:t>
      </w:r>
      <w:del w:id="21" w:author="Lama" w:date="2016-12-04T15:05:00Z">
        <w:r w:rsidR="00642EF0" w:rsidDel="009C421E">
          <w:delText>Stworzony p</w:delText>
        </w:r>
      </w:del>
      <w:ins w:id="22" w:author="Lama" w:date="2016-12-04T15:05:00Z">
        <w:r w:rsidR="009C421E">
          <w:t>P</w:t>
        </w:r>
      </w:ins>
      <w:r w:rsidR="00642EF0">
        <w:t xml:space="preserve">rogram będzie umożliwiał prostą </w:t>
      </w:r>
      <w:r w:rsidR="00A41E65">
        <w:t xml:space="preserve">interakcję </w:t>
      </w:r>
      <w:r w:rsidR="00642EF0">
        <w:t xml:space="preserve">z otoczeniem, po którym użytkownik będzie mógł swobodnie się poruszać. </w:t>
      </w:r>
    </w:p>
    <w:p w:rsidR="009479CA" w:rsidRDefault="009479CA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60"/>
          <w:szCs w:val="28"/>
        </w:rPr>
      </w:pPr>
      <w:r>
        <w:br w:type="page"/>
      </w:r>
    </w:p>
    <w:p w:rsidR="00821E45" w:rsidRPr="00D528FB" w:rsidRDefault="00AF7BA9" w:rsidP="006A746E">
      <w:pPr>
        <w:pStyle w:val="NrNagwek1"/>
      </w:pPr>
      <w:bookmarkStart w:id="23" w:name="_Toc468058764"/>
      <w:r>
        <w:lastRenderedPageBreak/>
        <w:t>Problem</w:t>
      </w:r>
      <w:bookmarkEnd w:id="23"/>
      <w:ins w:id="24" w:author="Lama" w:date="2016-12-04T15:06:00Z">
        <w:r w:rsidR="00D944D5">
          <w:t xml:space="preserve"> symulacji graficznej zjawisk fizycznych</w:t>
        </w:r>
      </w:ins>
    </w:p>
    <w:p w:rsidR="00AF7BA9" w:rsidRDefault="00C76955" w:rsidP="00AF7BA9">
      <w:pPr>
        <w:pStyle w:val="NrNagwek2"/>
      </w:pPr>
      <w:bookmarkStart w:id="25" w:name="_Toc468058765"/>
      <w:r>
        <w:t>S</w:t>
      </w:r>
      <w:r w:rsidR="00AF7BA9">
        <w:t>formułowanie problemu</w:t>
      </w:r>
      <w:bookmarkEnd w:id="25"/>
    </w:p>
    <w:p w:rsidR="005B4904" w:rsidRDefault="005B4904" w:rsidP="005B4904">
      <w:pPr>
        <w:pStyle w:val="Tekstwiodcy"/>
      </w:pPr>
      <w:del w:id="26" w:author="Lama" w:date="2016-12-04T15:06:00Z">
        <w:r w:rsidDel="00D944D5">
          <w:delText xml:space="preserve">Problemem </w:delText>
        </w:r>
      </w:del>
      <w:ins w:id="27" w:author="Lama" w:date="2016-12-04T15:06:00Z">
        <w:r w:rsidR="00D944D5">
          <w:t xml:space="preserve">Celem </w:t>
        </w:r>
      </w:ins>
      <w:r>
        <w:t>tej pracy jest przedstawienie graficzne</w:t>
      </w:r>
      <w:ins w:id="28" w:author="Lama" w:date="2016-12-04T15:08:00Z">
        <w:r w:rsidR="00D944D5">
          <w:t xml:space="preserve"> </w:t>
        </w:r>
      </w:ins>
      <w:ins w:id="29" w:author="Lama" w:date="2016-12-04T17:09:00Z">
        <w:r w:rsidR="00157545">
          <w:t>zachowania się</w:t>
        </w:r>
      </w:ins>
      <w:r>
        <w:t xml:space="preserve"> obiektów w przestrzeni trójwymiarowej przy jednoczesnym symulowaniu oddziaływań</w:t>
      </w:r>
      <w:r w:rsidR="00212FC2">
        <w:t xml:space="preserve"> między nimi</w:t>
      </w:r>
      <w:r>
        <w:t xml:space="preserve">, </w:t>
      </w:r>
      <w:del w:id="30" w:author="Lama" w:date="2016-12-04T15:07:00Z">
        <w:r w:rsidDel="00D944D5">
          <w:delText>tj. kolizji</w:delText>
        </w:r>
      </w:del>
      <w:ins w:id="31" w:author="Lama" w:date="2016-12-04T15:07:00Z">
        <w:r w:rsidR="00D944D5">
          <w:t>powstałych w wyniku zderzeń</w:t>
        </w:r>
      </w:ins>
      <w:r>
        <w:t xml:space="preserve">. </w:t>
      </w:r>
    </w:p>
    <w:p w:rsidR="00AF7BA9" w:rsidRDefault="00AF7BA9" w:rsidP="00821E45">
      <w:pPr>
        <w:pStyle w:val="NrNagwek2"/>
      </w:pPr>
      <w:bookmarkStart w:id="32" w:name="_Toc468058766"/>
      <w:r>
        <w:t>Przegląd dostępnych rozwiązań</w:t>
      </w:r>
      <w:bookmarkEnd w:id="32"/>
    </w:p>
    <w:p w:rsidR="005B4904" w:rsidRDefault="005B4904" w:rsidP="005B4904">
      <w:pPr>
        <w:pStyle w:val="Tekstwiodcy"/>
      </w:pPr>
      <w:r>
        <w:t xml:space="preserve">Rozwiązań, które </w:t>
      </w:r>
      <w:del w:id="33" w:author="Lama" w:date="2016-12-04T15:08:00Z">
        <w:r w:rsidDel="00D944D5">
          <w:delText>za zadanie mają postawioną</w:delText>
        </w:r>
      </w:del>
      <w:ins w:id="34" w:author="Lama" w:date="2016-12-04T15:08:00Z">
        <w:r w:rsidR="00D944D5">
          <w:t>pozwalają na</w:t>
        </w:r>
      </w:ins>
      <w:r>
        <w:t xml:space="preserve"> </w:t>
      </w:r>
      <w:r w:rsidR="00BC5AB7">
        <w:t xml:space="preserve">wizualizację obiektów z jednoczesną możliwością opisania ich modelu fizycznego, jest na rynku </w:t>
      </w:r>
      <w:del w:id="35" w:author="Lama" w:date="2016-12-04T17:09:00Z">
        <w:r w:rsidR="00BC5AB7" w:rsidDel="00157545">
          <w:delText xml:space="preserve">naprawdę </w:delText>
        </w:r>
      </w:del>
      <w:r w:rsidR="00BC5AB7">
        <w:t xml:space="preserve">wiele. Programy te </w:t>
      </w:r>
      <w:del w:id="36" w:author="Lama" w:date="2016-12-04T17:10:00Z">
        <w:r w:rsidR="00BC5AB7" w:rsidDel="00157545">
          <w:delText xml:space="preserve">zazwyczaj pełnią rolę edytorów scen. Edytory te </w:delText>
        </w:r>
      </w:del>
      <w:r w:rsidR="00BC5AB7">
        <w:t xml:space="preserve">są rozbudowane zarówno pod względem implementowanych procesów fizycznych, jak i znacznie bardziej skomplikowanych, niż </w:t>
      </w:r>
      <w:r w:rsidR="00834188">
        <w:t xml:space="preserve">opisanych </w:t>
      </w:r>
      <w:r w:rsidR="00BC5AB7">
        <w:t>w tej pracy, efektów graficznych opartych o niezwykle skomplikowany aparat matematyczny. Przykładem takich efektów mogą być systemy cząsteczkowe (</w:t>
      </w:r>
      <w:proofErr w:type="spellStart"/>
      <w:r w:rsidR="00BC5AB7">
        <w:t>particles</w:t>
      </w:r>
      <w:proofErr w:type="spellEnd"/>
      <w:r w:rsidR="00BC5AB7">
        <w:t xml:space="preserve"> </w:t>
      </w:r>
      <w:proofErr w:type="spellStart"/>
      <w:r w:rsidR="00BC5AB7">
        <w:t>systems</w:t>
      </w:r>
      <w:proofErr w:type="spellEnd"/>
      <w:r w:rsidR="00BC5AB7">
        <w:t xml:space="preserve">), które np. pozwalają w sposób relatywnie realistyczny symulować zachowanie wody. Przykłady opisane w podrozdziałach będą </w:t>
      </w:r>
      <w:r w:rsidR="00A41E65">
        <w:t xml:space="preserve">dotyczyć </w:t>
      </w:r>
      <w:r w:rsidR="00BC5AB7">
        <w:t>właśnie taki</w:t>
      </w:r>
      <w:r w:rsidR="00A41E65">
        <w:t>ch</w:t>
      </w:r>
      <w:r w:rsidR="00BC5AB7">
        <w:t xml:space="preserve"> rozwiąza</w:t>
      </w:r>
      <w:r w:rsidR="00A41E65">
        <w:t>ń</w:t>
      </w:r>
      <w:r w:rsidR="00BC5AB7">
        <w:t>.</w:t>
      </w:r>
    </w:p>
    <w:p w:rsidR="006256E2" w:rsidRPr="00D528FB" w:rsidRDefault="006256E2" w:rsidP="00734CDB">
      <w:pPr>
        <w:pStyle w:val="Tekstwiodcy"/>
      </w:pPr>
    </w:p>
    <w:p w:rsidR="0012529C" w:rsidRDefault="00032C76" w:rsidP="0012529C">
      <w:pPr>
        <w:pStyle w:val="NrNagwek3"/>
      </w:pPr>
      <w:bookmarkStart w:id="37" w:name="_Toc468058767"/>
      <w:r>
        <w:t>Unity</w:t>
      </w:r>
      <w:bookmarkEnd w:id="37"/>
    </w:p>
    <w:p w:rsidR="0012529C" w:rsidRDefault="0012529C" w:rsidP="0012529C">
      <w:pPr>
        <w:pStyle w:val="Tekstwiodcy"/>
      </w:pPr>
      <w:r>
        <w:t>Produkt</w:t>
      </w:r>
      <w:r w:rsidR="00A34460">
        <w:t xml:space="preserve"> „</w:t>
      </w:r>
      <w:r>
        <w:t>Unity Game Engine</w:t>
      </w:r>
      <w:r w:rsidR="00A34460">
        <w:t>”</w:t>
      </w:r>
      <w:r>
        <w:t xml:space="preserve"> firmy Unity Technologies</w:t>
      </w:r>
      <w:r w:rsidR="008B0723">
        <w:t xml:space="preserve"> jest </w:t>
      </w:r>
      <w:r w:rsidR="00A41E65">
        <w:t>środowiskiem</w:t>
      </w:r>
      <w:r w:rsidR="008B0723">
        <w:t xml:space="preserve"> pozwalając</w:t>
      </w:r>
      <w:r w:rsidR="00A41E65">
        <w:t>ym</w:t>
      </w:r>
      <w:r w:rsidR="008B0723">
        <w:t xml:space="preserve"> na w pełni programowalne budowanie </w:t>
      </w:r>
      <w:r w:rsidR="00BC5AB7">
        <w:t>dwuwymiarowych oraz trójwymiarowych</w:t>
      </w:r>
      <w:r w:rsidR="008B0723">
        <w:t xml:space="preserve"> scen z pomocą graficznego edytora.</w:t>
      </w:r>
      <w:r w:rsidR="00521152">
        <w:t xml:space="preserve"> Docelowo produkt reklamowany jest jako </w:t>
      </w:r>
      <w:r w:rsidR="00A41E65">
        <w:t xml:space="preserve">rozwiązanie wspomagające </w:t>
      </w:r>
      <w:r w:rsidR="00521152">
        <w:t>tworzeni</w:t>
      </w:r>
      <w:r w:rsidR="00A41E65">
        <w:t>e</w:t>
      </w:r>
      <w:r w:rsidR="00521152">
        <w:t xml:space="preserve"> gier komputerowych.</w:t>
      </w:r>
      <w:r w:rsidR="008B0723">
        <w:t xml:space="preserve"> Jest to narzędzie, którego wytworzony zestaw scen może zostać odtworzony </w:t>
      </w:r>
      <w:r w:rsidR="00BC5AB7">
        <w:t xml:space="preserve">w </w:t>
      </w:r>
      <w:r w:rsidR="00397B27">
        <w:t>2</w:t>
      </w:r>
      <w:ins w:id="38" w:author="Lama" w:date="2016-12-04T17:18:00Z">
        <w:r w:rsidR="00EA137A">
          <w:t>7</w:t>
        </w:r>
      </w:ins>
      <w:del w:id="39" w:author="Lama" w:date="2016-12-04T17:18:00Z">
        <w:r w:rsidR="00397B27" w:rsidDel="00EA137A">
          <w:delText>2</w:delText>
        </w:r>
      </w:del>
      <w:r w:rsidR="008B0723">
        <w:t xml:space="preserve"> środowiskach uruchomieniowych</w:t>
      </w:r>
      <w:r w:rsidR="00A41E65">
        <w:t>,</w:t>
      </w:r>
      <w:r w:rsidR="008B0723">
        <w:t xml:space="preserve"> do których należą </w:t>
      </w:r>
      <w:r w:rsidR="00A41E65">
        <w:t>.</w:t>
      </w:r>
      <w:r w:rsidR="008B0723">
        <w:t>: Windows, OSX, Linux</w:t>
      </w:r>
      <w:ins w:id="40" w:author="Lama" w:date="2016-12-04T17:19:00Z">
        <w:r w:rsidR="00EA137A">
          <w:t>/</w:t>
        </w:r>
        <w:proofErr w:type="spellStart"/>
        <w:r w:rsidR="00EA137A">
          <w:t>SteamOS</w:t>
        </w:r>
      </w:ins>
      <w:proofErr w:type="spellEnd"/>
      <w:del w:id="41" w:author="Lama" w:date="2016-12-04T17:19:00Z">
        <w:r w:rsidR="008B0723" w:rsidDel="00EA137A">
          <w:delText xml:space="preserve"> w dystrybucji firmy Canonical, Ubuntu</w:delText>
        </w:r>
      </w:del>
      <w:r w:rsidR="008B0723">
        <w:t>,</w:t>
      </w:r>
      <w:r w:rsidR="00ED3869">
        <w:t xml:space="preserve"> PS3, PS4, Xbox360, XONE</w:t>
      </w:r>
      <w:r w:rsidR="008B0723">
        <w:t xml:space="preserve"> oraz wiodące platformy mobilne</w:t>
      </w:r>
      <w:r w:rsidR="00A41E65">
        <w:t>,</w:t>
      </w:r>
      <w:r w:rsidR="008B0723">
        <w:t xml:space="preserve"> takie jak Android, IOS oraz </w:t>
      </w:r>
      <w:del w:id="42" w:author="Lama" w:date="2016-12-04T17:19:00Z">
        <w:r w:rsidR="008B0723" w:rsidDel="00EA137A">
          <w:delText>BlackBerry</w:delText>
        </w:r>
      </w:del>
      <w:r w:rsidR="00EA137A">
        <w:t>Windows Phone</w:t>
      </w:r>
      <w:r w:rsidR="00754021">
        <w:t xml:space="preserve"> </w:t>
      </w:r>
      <w:sdt>
        <w:sdtPr>
          <w:id w:val="150643691"/>
          <w:citation/>
        </w:sdtPr>
        <w:sdtContent>
          <w:r w:rsidR="00342999">
            <w:fldChar w:fldCharType="begin"/>
          </w:r>
          <w:r w:rsidR="00342999">
            <w:instrText xml:space="preserve"> CITATION Uni16 \l 1045 </w:instrText>
          </w:r>
          <w:r w:rsidR="00342999">
            <w:fldChar w:fldCharType="separate"/>
          </w:r>
          <w:r w:rsidR="001F042C" w:rsidRPr="001F042C">
            <w:rPr>
              <w:noProof/>
            </w:rPr>
            <w:t>[1]</w:t>
          </w:r>
          <w:r w:rsidR="00342999">
            <w:fldChar w:fldCharType="end"/>
          </w:r>
        </w:sdtContent>
      </w:sdt>
      <w:del w:id="43" w:author="Lama" w:date="2016-12-04T17:24:00Z">
        <w:r w:rsidR="00EA137A" w:rsidDel="00001E38">
          <w:delText xml:space="preserve"> </w:delText>
        </w:r>
      </w:del>
      <w:customXmlDelRangeStart w:id="44" w:author="Lama" w:date="2016-12-04T17:24:00Z"/>
      <w:sdt>
        <w:sdtPr>
          <w:id w:val="1371109786"/>
          <w:citation/>
        </w:sdtPr>
        <w:sdtContent>
          <w:customXmlDelRangeEnd w:id="44"/>
          <w:del w:id="45" w:author="Lama" w:date="2016-12-04T17:24:00Z">
            <w:r w:rsidR="00001E38" w:rsidDel="00001E38">
              <w:fldChar w:fldCharType="begin"/>
            </w:r>
            <w:r w:rsidR="00001E38" w:rsidDel="00001E38">
              <w:delInstrText xml:space="preserve"> CITATION Uni16 \l 1045 </w:delInstrText>
            </w:r>
            <w:r w:rsidR="00001E38" w:rsidDel="00001E38">
              <w:fldChar w:fldCharType="separate"/>
            </w:r>
            <w:r w:rsidR="00001E38" w:rsidRPr="00001E38" w:rsidDel="00001E38">
              <w:rPr>
                <w:noProof/>
              </w:rPr>
              <w:delText>[1]</w:delText>
            </w:r>
            <w:r w:rsidR="00001E38" w:rsidDel="00001E38">
              <w:fldChar w:fldCharType="end"/>
            </w:r>
          </w:del>
          <w:customXmlDelRangeStart w:id="46" w:author="Lama" w:date="2016-12-04T17:24:00Z"/>
        </w:sdtContent>
      </w:sdt>
      <w:customXmlDelRangeEnd w:id="46"/>
      <w:r w:rsidR="008B0723">
        <w:t>.</w:t>
      </w:r>
    </w:p>
    <w:p w:rsidR="00554BD4" w:rsidRDefault="008B0723" w:rsidP="0012529C">
      <w:pPr>
        <w:pStyle w:val="Tekstwiodcy"/>
      </w:pPr>
      <w:r>
        <w:t>Rozwiązanie jest niezwykle popularne wśród początkujących twórców gier ze względu na prostotę tworzenia scen</w:t>
      </w:r>
      <w:r w:rsidR="00554BD4">
        <w:t>, jednak zdarzają się</w:t>
      </w:r>
      <w:r w:rsidR="00BC5AB7">
        <w:t xml:space="preserve"> </w:t>
      </w:r>
      <w:r w:rsidR="00A41E65">
        <w:t xml:space="preserve">także </w:t>
      </w:r>
      <w:r w:rsidR="00BC5AB7">
        <w:t>takie</w:t>
      </w:r>
      <w:r w:rsidR="00554BD4">
        <w:t xml:space="preserve"> produkcj</w:t>
      </w:r>
      <w:r w:rsidR="00A41E65">
        <w:t>e</w:t>
      </w:r>
      <w:r w:rsidR="00554BD4">
        <w:t xml:space="preserve"> typu „AAA” (gry </w:t>
      </w:r>
      <w:r w:rsidR="00554BD4">
        <w:lastRenderedPageBreak/>
        <w:t>wysokobudżetowe), których architektura opiera się właśnie</w:t>
      </w:r>
      <w:r w:rsidR="00A41E65">
        <w:t xml:space="preserve"> o</w:t>
      </w:r>
      <w:r w:rsidR="00554BD4">
        <w:t xml:space="preserve"> to rozwiązanie</w:t>
      </w:r>
      <w:r>
        <w:t>.</w:t>
      </w:r>
      <w:r w:rsidR="00554BD4">
        <w:t xml:space="preserve"> Przykładem takiego produktu może być „</w:t>
      </w:r>
      <w:proofErr w:type="spellStart"/>
      <w:r w:rsidR="00554BD4" w:rsidRPr="00554BD4">
        <w:t>Torment</w:t>
      </w:r>
      <w:proofErr w:type="spellEnd"/>
      <w:r w:rsidR="00554BD4" w:rsidRPr="00554BD4">
        <w:t xml:space="preserve">: </w:t>
      </w:r>
      <w:proofErr w:type="spellStart"/>
      <w:r w:rsidR="00554BD4" w:rsidRPr="00554BD4">
        <w:t>Tides</w:t>
      </w:r>
      <w:proofErr w:type="spellEnd"/>
      <w:r w:rsidR="00554BD4" w:rsidRPr="00554BD4">
        <w:t xml:space="preserve"> of </w:t>
      </w:r>
      <w:proofErr w:type="spellStart"/>
      <w:r w:rsidR="00554BD4" w:rsidRPr="00554BD4">
        <w:t>Numenera</w:t>
      </w:r>
      <w:proofErr w:type="spellEnd"/>
      <w:r w:rsidR="00554BD4">
        <w:t>”</w:t>
      </w:r>
      <w:sdt>
        <w:sdtPr>
          <w:id w:val="1866100098"/>
          <w:citation/>
        </w:sdtPr>
        <w:sdtContent>
          <w:r w:rsidR="00754021">
            <w:fldChar w:fldCharType="begin"/>
          </w:r>
          <w:r w:rsidR="00754021">
            <w:instrText xml:space="preserve"> CITATION Tor16 \l 1045 </w:instrText>
          </w:r>
          <w:r w:rsidR="00754021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[2]</w:t>
          </w:r>
          <w:r w:rsidR="00754021">
            <w:fldChar w:fldCharType="end"/>
          </w:r>
        </w:sdtContent>
      </w:sdt>
      <w:r w:rsidR="00754021">
        <w:t xml:space="preserve"> </w:t>
      </w:r>
      <w:r w:rsidR="00554BD4">
        <w:t xml:space="preserve"> lub „</w:t>
      </w:r>
      <w:proofErr w:type="spellStart"/>
      <w:r w:rsidR="00554BD4" w:rsidRPr="00554BD4">
        <w:t>Pillars</w:t>
      </w:r>
      <w:proofErr w:type="spellEnd"/>
      <w:r w:rsidR="00554BD4" w:rsidRPr="00554BD4">
        <w:t xml:space="preserve"> of Eternity</w:t>
      </w:r>
      <w:r w:rsidR="00554BD4">
        <w:t>”</w:t>
      </w:r>
      <w:sdt>
        <w:sdtPr>
          <w:id w:val="-611968042"/>
          <w:citation/>
        </w:sdtPr>
        <w:sdtContent>
          <w:r w:rsidR="00754021">
            <w:fldChar w:fldCharType="begin"/>
          </w:r>
          <w:r w:rsidR="00754021">
            <w:instrText xml:space="preserve"> CITATION Pil16 \l 1045 </w:instrText>
          </w:r>
          <w:r w:rsidR="00754021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[3]</w:t>
          </w:r>
          <w:r w:rsidR="00754021">
            <w:fldChar w:fldCharType="end"/>
          </w:r>
        </w:sdtContent>
      </w:sdt>
      <w:r w:rsidR="00554BD4">
        <w:t>.</w:t>
      </w:r>
      <w:r>
        <w:t xml:space="preserve"> </w:t>
      </w:r>
    </w:p>
    <w:p w:rsidR="00BC5AB7" w:rsidRDefault="00BC5AB7" w:rsidP="00BC5AB7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lars_of_eternit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B7" w:rsidRDefault="00BC5AB7" w:rsidP="00BC5AB7">
      <w:pPr>
        <w:pStyle w:val="Legenda"/>
        <w:jc w:val="center"/>
      </w:pPr>
      <w:bookmarkStart w:id="47" w:name="_Toc468058747"/>
      <w:r>
        <w:t xml:space="preserve">Rysunek </w:t>
      </w:r>
      <w:fldSimple w:instr=" SEQ Rysunek \* ARABIC ">
        <w:r w:rsidR="00CF08C8">
          <w:rPr>
            <w:noProof/>
          </w:rPr>
          <w:t>2</w:t>
        </w:r>
      </w:fldSimple>
      <w:r>
        <w:t xml:space="preserve"> Przykładowa scena z gry </w:t>
      </w:r>
      <w:proofErr w:type="spellStart"/>
      <w:r>
        <w:t>Pillars</w:t>
      </w:r>
      <w:proofErr w:type="spellEnd"/>
      <w:r>
        <w:t xml:space="preserve"> of Eternity</w:t>
      </w:r>
      <w:bookmarkEnd w:id="47"/>
    </w:p>
    <w:p w:rsidR="00704E7A" w:rsidRDefault="00704E7A" w:rsidP="0012529C">
      <w:pPr>
        <w:pStyle w:val="Tekstwiodcy"/>
      </w:pPr>
      <w:r>
        <w:t>Większość etapu budowani</w:t>
      </w:r>
      <w:r w:rsidR="00A34460">
        <w:t>a</w:t>
      </w:r>
      <w:r>
        <w:t xml:space="preserve"> polega na użyciu graficznego interfejsu, który umożliwia aktualnie wybranym obiektom przypisanie różnych właściwości, takich jak np. bycie obiektem fizycznym czy statycznym </w:t>
      </w:r>
      <w:r w:rsidR="00A34460">
        <w:t>(</w:t>
      </w:r>
      <w:r>
        <w:t>nie reagującym na fizykę otoczenia</w:t>
      </w:r>
      <w:r w:rsidR="00A34460">
        <w:t>)</w:t>
      </w:r>
      <w:r w:rsidR="004646E4">
        <w:t>,</w:t>
      </w:r>
      <w:r>
        <w:t xml:space="preserve"> oraz edytowania własności tych właściwości, takich jak w przypadku obiektu fizycznego, powierzchnię opisującą ten obiekt, jego masę lub środek masy tego obiektu.</w:t>
      </w:r>
    </w:p>
    <w:p w:rsidR="008B0723" w:rsidRDefault="008B0723" w:rsidP="0012529C">
      <w:pPr>
        <w:pStyle w:val="Tekstwiodcy"/>
      </w:pPr>
      <w:r>
        <w:t>Możliwość programowania interakcji</w:t>
      </w:r>
      <w:r w:rsidR="00554BD4">
        <w:t xml:space="preserve"> oraz samych scen</w:t>
      </w:r>
      <w:r>
        <w:t xml:space="preserve"> została zaimplementowana poprzez umożliwienie użytkownikom używania</w:t>
      </w:r>
      <w:r w:rsidR="00554BD4">
        <w:t xml:space="preserve"> 3</w:t>
      </w:r>
      <w:r>
        <w:t xml:space="preserve"> język</w:t>
      </w:r>
      <w:r w:rsidR="004646E4">
        <w:t xml:space="preserve">ów programowania. </w:t>
      </w:r>
      <w:r w:rsidR="00554BD4">
        <w:t>Najpopularniejszym wyborem, a zarazem najmniej hermetycznym w obrębie środowiska Unity, jest</w:t>
      </w:r>
      <w:r>
        <w:t xml:space="preserve"> C#,</w:t>
      </w:r>
      <w:r w:rsidR="00554BD4">
        <w:t xml:space="preserve"> jednak i</w:t>
      </w:r>
      <w:r>
        <w:t>stnieje możliwość wyboru innych języków</w:t>
      </w:r>
      <w:r w:rsidR="00A34460">
        <w:t>,</w:t>
      </w:r>
      <w:r>
        <w:t xml:space="preserve"> takich jak </w:t>
      </w:r>
      <w:proofErr w:type="spellStart"/>
      <w:r>
        <w:t>Boo</w:t>
      </w:r>
      <w:proofErr w:type="spellEnd"/>
      <w:r>
        <w:t xml:space="preserve">, który składnią przypomina język </w:t>
      </w:r>
      <w:proofErr w:type="spellStart"/>
      <w:r>
        <w:t>Python</w:t>
      </w:r>
      <w:proofErr w:type="spellEnd"/>
      <w:r>
        <w:t xml:space="preserve"> oraz autorski produkt twórców silnika </w:t>
      </w:r>
      <w:r w:rsidR="00A34460">
        <w:t xml:space="preserve">– </w:t>
      </w:r>
      <w:r>
        <w:t xml:space="preserve">Unity </w:t>
      </w:r>
      <w:proofErr w:type="spellStart"/>
      <w:r>
        <w:t>Script</w:t>
      </w:r>
      <w:proofErr w:type="spellEnd"/>
      <w:r>
        <w:t>, który jest bardzo podobny do języka rozwiązań webowych JavaScript.</w:t>
      </w:r>
    </w:p>
    <w:p w:rsidR="00E73B78" w:rsidRDefault="00E73B78" w:rsidP="0012529C">
      <w:pPr>
        <w:pStyle w:val="Tekstwiodcy"/>
      </w:pPr>
    </w:p>
    <w:p w:rsidR="00032C76" w:rsidRDefault="00032C76" w:rsidP="00F4267A">
      <w:pPr>
        <w:pStyle w:val="NrNagwek3"/>
      </w:pPr>
      <w:bookmarkStart w:id="48" w:name="_Toc468058768"/>
      <w:proofErr w:type="spellStart"/>
      <w:r>
        <w:t>Unreal</w:t>
      </w:r>
      <w:proofErr w:type="spellEnd"/>
      <w:r>
        <w:t xml:space="preserve"> Engine</w:t>
      </w:r>
      <w:bookmarkEnd w:id="48"/>
    </w:p>
    <w:p w:rsidR="00414A56" w:rsidRDefault="00414A56" w:rsidP="00414A56">
      <w:pPr>
        <w:pStyle w:val="Tekstwiodcy"/>
      </w:pPr>
      <w:r>
        <w:t>„</w:t>
      </w:r>
      <w:proofErr w:type="spellStart"/>
      <w:r>
        <w:t>Unreal</w:t>
      </w:r>
      <w:proofErr w:type="spellEnd"/>
      <w:r>
        <w:t xml:space="preserve"> Engine” jest to produkt firmy </w:t>
      </w:r>
      <w:proofErr w:type="spellStart"/>
      <w:r>
        <w:t>Epic</w:t>
      </w:r>
      <w:proofErr w:type="spellEnd"/>
      <w:r>
        <w:t xml:space="preserve"> Games, twórców takich gier jak „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Tournament</w:t>
      </w:r>
      <w:proofErr w:type="spellEnd"/>
      <w:r>
        <w:t>” czy „</w:t>
      </w:r>
      <w:proofErr w:type="spellStart"/>
      <w:r>
        <w:t>Gears</w:t>
      </w:r>
      <w:proofErr w:type="spellEnd"/>
      <w:r>
        <w:t xml:space="preserve"> of War”, który</w:t>
      </w:r>
      <w:r w:rsidR="00A34460">
        <w:t>,</w:t>
      </w:r>
      <w:r>
        <w:t xml:space="preserve"> podobnie jak Unity, jest pełnoprawnym silnikiem do tworzenia gier oraz różnorakich scen trój</w:t>
      </w:r>
      <w:r w:rsidR="00A34460">
        <w:t>-</w:t>
      </w:r>
      <w:r>
        <w:t xml:space="preserve"> i dwuwymiarowych. Znaczącą jednak różnicą jest fakt, że silnik ten</w:t>
      </w:r>
      <w:r w:rsidR="004646E4">
        <w:t xml:space="preserve"> jest</w:t>
      </w:r>
      <w:r>
        <w:t xml:space="preserve"> dużo częściej </w:t>
      </w:r>
      <w:r w:rsidR="00704E7A">
        <w:t>wybierany przez</w:t>
      </w:r>
      <w:r>
        <w:t xml:space="preserve"> twórców gier</w:t>
      </w:r>
      <w:r w:rsidR="004646E4">
        <w:t xml:space="preserve"> wysokobudżetowych</w:t>
      </w:r>
      <w:r>
        <w:t xml:space="preserve"> oraz </w:t>
      </w:r>
      <w:r>
        <w:lastRenderedPageBreak/>
        <w:t>symulacji.</w:t>
      </w:r>
      <w:r w:rsidR="00232508">
        <w:t xml:space="preserve"> Dzieje się tak dlatego, że</w:t>
      </w:r>
      <w:r w:rsidR="00A34460">
        <w:t xml:space="preserve"> ów</w:t>
      </w:r>
      <w:r w:rsidR="00232508">
        <w:t xml:space="preserve"> silnik pozwala na budowanie aplikacji w języku C++</w:t>
      </w:r>
      <w:r w:rsidR="00A34460">
        <w:t>,</w:t>
      </w:r>
      <w:r w:rsidR="00232508">
        <w:t xml:space="preserve"> co daje znacznie większe możliwości kontroli nad programem niż</w:t>
      </w:r>
      <w:r w:rsidR="004646E4">
        <w:t xml:space="preserve"> w przypadku</w:t>
      </w:r>
      <w:r w:rsidR="00232508">
        <w:t xml:space="preserve"> wysokopoziomow</w:t>
      </w:r>
      <w:r w:rsidR="004646E4">
        <w:t>ych języków</w:t>
      </w:r>
      <w:r w:rsidR="00232508">
        <w:t xml:space="preserve"> silnika Unity. Drugim powodem częstszego wybierania tego rozwiązania może być fakt, że </w:t>
      </w:r>
      <w:proofErr w:type="spellStart"/>
      <w:r w:rsidR="00232508">
        <w:t>Epic</w:t>
      </w:r>
      <w:proofErr w:type="spellEnd"/>
      <w:r w:rsidR="00232508">
        <w:t xml:space="preserve"> Games silnik ten tworzy od roku 1998, co daje </w:t>
      </w:r>
      <w:r w:rsidR="00704E7A">
        <w:t xml:space="preserve">o </w:t>
      </w:r>
      <w:r w:rsidR="00232508">
        <w:t xml:space="preserve">8 lat </w:t>
      </w:r>
      <w:r w:rsidR="00704E7A">
        <w:t>większe doświadczenie</w:t>
      </w:r>
      <w:r w:rsidR="00232508">
        <w:t xml:space="preserve"> niż </w:t>
      </w:r>
      <w:r w:rsidR="00A34460">
        <w:t xml:space="preserve">to, jakie </w:t>
      </w:r>
      <w:r w:rsidR="00704E7A">
        <w:t>posiada firma</w:t>
      </w:r>
      <w:r w:rsidR="00232508">
        <w:t xml:space="preserve"> Unity Technologies</w:t>
      </w:r>
      <w:r w:rsidR="00F95140">
        <w:t>.</w:t>
      </w:r>
    </w:p>
    <w:p w:rsidR="00F95140" w:rsidRDefault="00F95140" w:rsidP="00414A56">
      <w:pPr>
        <w:pStyle w:val="Tekstwiodcy"/>
      </w:pPr>
      <w:r>
        <w:t xml:space="preserve">Tworzenie scen oraz definiowanie obiektów w tym silniku to również </w:t>
      </w:r>
      <w:r w:rsidR="00704E7A">
        <w:t>używanie interfejsu graficznego, w którym definiujemy właściwości obiektów</w:t>
      </w:r>
      <w:r w:rsidR="00A34460">
        <w:t>,</w:t>
      </w:r>
      <w:r>
        <w:t xml:space="preserve"> także pod względem ogólnym te dwa rozwiązania nie różnią się</w:t>
      </w:r>
      <w:r w:rsidR="00A34460">
        <w:t xml:space="preserve"> od siebie</w:t>
      </w:r>
      <w:r>
        <w:t xml:space="preserve"> znacząco.</w:t>
      </w:r>
    </w:p>
    <w:p w:rsidR="00ED3869" w:rsidRDefault="00ED3869" w:rsidP="00414A56">
      <w:pPr>
        <w:pStyle w:val="Tekstwiodcy"/>
      </w:pPr>
      <w:proofErr w:type="spellStart"/>
      <w:r>
        <w:t>Unreal</w:t>
      </w:r>
      <w:proofErr w:type="spellEnd"/>
      <w:r>
        <w:t xml:space="preserve"> Engine to również rozwiązanie </w:t>
      </w:r>
      <w:proofErr w:type="spellStart"/>
      <w:r>
        <w:t>multiplatformowe</w:t>
      </w:r>
      <w:proofErr w:type="spellEnd"/>
      <w:r>
        <w:t>, pozwalające wydać aplikację na różne systemy</w:t>
      </w:r>
      <w:r w:rsidR="004646E4">
        <w:t>,</w:t>
      </w:r>
      <w:r>
        <w:t xml:space="preserve"> po prostu definiując profile ustawień kompilacji.</w:t>
      </w:r>
    </w:p>
    <w:p w:rsidR="00744E72" w:rsidRDefault="00432D34" w:rsidP="00414A56">
      <w:pPr>
        <w:pStyle w:val="Tekstwiodcy"/>
      </w:pPr>
      <w:r>
        <w:t>Najpopularniejszymi</w:t>
      </w:r>
      <w:r w:rsidR="00744E72">
        <w:t xml:space="preserve"> przykładami pokazującymi możliwości tego rozwiązania mogą być „</w:t>
      </w:r>
      <w:r w:rsidR="00744E72" w:rsidRPr="00744E72">
        <w:t xml:space="preserve">Batman: </w:t>
      </w:r>
      <w:proofErr w:type="spellStart"/>
      <w:r w:rsidR="00744E72" w:rsidRPr="00744E72">
        <w:t>Arkham</w:t>
      </w:r>
      <w:proofErr w:type="spellEnd"/>
      <w:r w:rsidR="00744E72" w:rsidRPr="00744E72">
        <w:t xml:space="preserve"> Knight</w:t>
      </w:r>
      <w:r w:rsidR="00744E72">
        <w:t>”</w:t>
      </w:r>
      <w:sdt>
        <w:sdtPr>
          <w:id w:val="-2083746671"/>
          <w:citation/>
        </w:sdtPr>
        <w:sdtContent>
          <w:r w:rsidR="00342999">
            <w:fldChar w:fldCharType="begin"/>
          </w:r>
          <w:r w:rsidR="00342999">
            <w:instrText xml:space="preserve"> CITATION Ark16 \l 1045 </w:instrText>
          </w:r>
          <w:r w:rsidR="00342999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[4]</w:t>
          </w:r>
          <w:r w:rsidR="00342999">
            <w:fldChar w:fldCharType="end"/>
          </w:r>
        </w:sdtContent>
      </w:sdt>
      <w:r w:rsidR="00744E72">
        <w:t xml:space="preserve"> </w:t>
      </w:r>
      <w:r>
        <w:t>czy też polska gra „</w:t>
      </w:r>
      <w:proofErr w:type="spellStart"/>
      <w:r>
        <w:t>Hatred</w:t>
      </w:r>
      <w:proofErr w:type="spellEnd"/>
      <w:r>
        <w:t>”</w:t>
      </w:r>
      <w:sdt>
        <w:sdtPr>
          <w:id w:val="347142123"/>
          <w:citation/>
        </w:sdtPr>
        <w:sdtContent>
          <w:r w:rsidR="00342999">
            <w:fldChar w:fldCharType="begin"/>
          </w:r>
          <w:r w:rsidR="00342999">
            <w:instrText xml:space="preserve"> CITATION Pol16 \l 1045 </w:instrText>
          </w:r>
          <w:r w:rsidR="00342999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[5]</w:t>
          </w:r>
          <w:r w:rsidR="00342999">
            <w:fldChar w:fldCharType="end"/>
          </w:r>
        </w:sdtContent>
      </w:sdt>
      <w:r>
        <w:t>.</w:t>
      </w:r>
    </w:p>
    <w:p w:rsidR="00704E7A" w:rsidRDefault="00704E7A" w:rsidP="00414A56">
      <w:pPr>
        <w:pStyle w:val="Tekstwiodcy"/>
      </w:pPr>
    </w:p>
    <w:p w:rsidR="00793DAA" w:rsidRDefault="00704E7A" w:rsidP="00793DAA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tman_arkham_knigh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7A" w:rsidRDefault="00793DAA" w:rsidP="00793DAA">
      <w:pPr>
        <w:pStyle w:val="Legenda"/>
        <w:jc w:val="center"/>
      </w:pPr>
      <w:bookmarkStart w:id="49" w:name="_Toc468058748"/>
      <w:r>
        <w:t xml:space="preserve">Rysunek </w:t>
      </w:r>
      <w:fldSimple w:instr=" SEQ Rysunek \* ARABIC ">
        <w:r w:rsidR="00CF08C8">
          <w:rPr>
            <w:noProof/>
          </w:rPr>
          <w:t>3</w:t>
        </w:r>
      </w:fldSimple>
      <w:r>
        <w:t xml:space="preserve"> Przykładowa scena z gry Batman: </w:t>
      </w:r>
      <w:proofErr w:type="spellStart"/>
      <w:r>
        <w:t>Arkham</w:t>
      </w:r>
      <w:proofErr w:type="spellEnd"/>
      <w:r>
        <w:t xml:space="preserve"> Knight</w:t>
      </w:r>
      <w:bookmarkEnd w:id="49"/>
    </w:p>
    <w:p w:rsidR="00E73B78" w:rsidRDefault="00E73B78" w:rsidP="00414A56">
      <w:pPr>
        <w:pStyle w:val="Tekstwiodcy"/>
      </w:pPr>
    </w:p>
    <w:p w:rsidR="00032C76" w:rsidRDefault="00032C76" w:rsidP="00F4267A">
      <w:pPr>
        <w:pStyle w:val="NrNagwek3"/>
      </w:pPr>
      <w:bookmarkStart w:id="50" w:name="_Toc468058769"/>
      <w:proofErr w:type="spellStart"/>
      <w:r>
        <w:t>Blender</w:t>
      </w:r>
      <w:bookmarkEnd w:id="50"/>
      <w:proofErr w:type="spellEnd"/>
    </w:p>
    <w:p w:rsidR="0007583B" w:rsidRDefault="00744E72" w:rsidP="0007583B">
      <w:pPr>
        <w:pStyle w:val="Tekstwiodcy"/>
      </w:pPr>
      <w:proofErr w:type="spellStart"/>
      <w:r>
        <w:t>Blender</w:t>
      </w:r>
      <w:proofErr w:type="spellEnd"/>
      <w:r>
        <w:t xml:space="preserve"> jest to program do modelowania obiektów 3D oraz tworzenia animacji. Jest to rozwiązanie typu </w:t>
      </w:r>
      <w:proofErr w:type="spellStart"/>
      <w:r>
        <w:t>OpenSource</w:t>
      </w:r>
      <w:proofErr w:type="spellEnd"/>
      <w:r>
        <w:t xml:space="preserve"> na licencji GPL, którego głównym programistą jest i był od samego początku powstawania programu </w:t>
      </w:r>
      <w:r w:rsidRPr="00744E72">
        <w:t xml:space="preserve">Ton </w:t>
      </w:r>
      <w:proofErr w:type="spellStart"/>
      <w:r w:rsidRPr="00744E72">
        <w:t>Roosendaal</w:t>
      </w:r>
      <w:proofErr w:type="spellEnd"/>
      <w:r>
        <w:t>.</w:t>
      </w:r>
      <w:r w:rsidR="00432D34">
        <w:t xml:space="preserve"> Program ten</w:t>
      </w:r>
      <w:r w:rsidR="00A34460">
        <w:t>,</w:t>
      </w:r>
      <w:r w:rsidR="00432D34">
        <w:t xml:space="preserve"> oprócz możliwości mode</w:t>
      </w:r>
      <w:r w:rsidR="005112BA">
        <w:t>lowania</w:t>
      </w:r>
      <w:r w:rsidR="00793DAA">
        <w:t xml:space="preserve"> obiektów 3D</w:t>
      </w:r>
      <w:r w:rsidR="00A34460">
        <w:t>,</w:t>
      </w:r>
      <w:r w:rsidR="005112BA">
        <w:t xml:space="preserve"> oferuje wachlarz innych</w:t>
      </w:r>
      <w:r w:rsidR="00793DAA">
        <w:t xml:space="preserve">, takich jak tworzenie efektów </w:t>
      </w:r>
      <w:proofErr w:type="spellStart"/>
      <w:r w:rsidR="00793DAA">
        <w:lastRenderedPageBreak/>
        <w:t>postprocesowych</w:t>
      </w:r>
      <w:proofErr w:type="spellEnd"/>
      <w:r w:rsidR="00793DAA">
        <w:t xml:space="preserve"> czy symulowanie fizyki tych obiektów</w:t>
      </w:r>
      <w:r w:rsidR="005112BA">
        <w:t xml:space="preserve">, </w:t>
      </w:r>
      <w:r w:rsidR="00432D34">
        <w:t xml:space="preserve">przez co jest on niezwykle popularny na rynku. </w:t>
      </w:r>
    </w:p>
    <w:p w:rsidR="00432D34" w:rsidRDefault="00793DAA" w:rsidP="0007583B">
      <w:pPr>
        <w:pStyle w:val="Tekstwiodcy"/>
      </w:pPr>
      <w:r>
        <w:t>Bardzo dużą zaletą programu jest fakt</w:t>
      </w:r>
      <w:r w:rsidR="00432D34">
        <w:t xml:space="preserve">, że posiada </w:t>
      </w:r>
      <w:r>
        <w:t xml:space="preserve">on </w:t>
      </w:r>
      <w:r w:rsidR="00432D34">
        <w:t xml:space="preserve">własny silnik renderujący, który umożliwia szeroką ingerencję użytkownika w proces rysowania obiektu na </w:t>
      </w:r>
      <w:r w:rsidR="007D1CA6">
        <w:t>ekranie</w:t>
      </w:r>
      <w:r w:rsidR="00432D34">
        <w:t xml:space="preserve">. Do dyspozycji użytkownika oddano np. możliwość </w:t>
      </w:r>
      <w:r w:rsidR="007D1CA6">
        <w:t>tworzenia</w:t>
      </w:r>
      <w:r w:rsidR="00432D34">
        <w:t xml:space="preserve"> własnych filtrów oraz shaderów, możliwość użycia </w:t>
      </w:r>
      <w:proofErr w:type="spellStart"/>
      <w:r w:rsidR="00432D34">
        <w:t>rendererów</w:t>
      </w:r>
      <w:proofErr w:type="spellEnd"/>
      <w:r w:rsidR="00432D34">
        <w:t xml:space="preserve"> innych niż domyślny </w:t>
      </w:r>
      <w:proofErr w:type="spellStart"/>
      <w:r w:rsidR="00432D34">
        <w:t>Blender</w:t>
      </w:r>
      <w:proofErr w:type="spellEnd"/>
      <w:r w:rsidR="00432D34">
        <w:t xml:space="preserve"> </w:t>
      </w:r>
      <w:proofErr w:type="spellStart"/>
      <w:r w:rsidR="00432D34">
        <w:t>Internal</w:t>
      </w:r>
      <w:proofErr w:type="spellEnd"/>
      <w:r w:rsidR="00432D34">
        <w:t xml:space="preserve">, takich jak </w:t>
      </w:r>
      <w:proofErr w:type="spellStart"/>
      <w:r w:rsidR="00432D34">
        <w:t>YafaRay</w:t>
      </w:r>
      <w:proofErr w:type="spellEnd"/>
      <w:r w:rsidR="00432D34">
        <w:t xml:space="preserve"> czy </w:t>
      </w:r>
      <w:proofErr w:type="spellStart"/>
      <w:r w:rsidR="00432D34">
        <w:t>LuxRender</w:t>
      </w:r>
      <w:proofErr w:type="spellEnd"/>
      <w:r w:rsidR="00A34460">
        <w:t>,</w:t>
      </w:r>
      <w:r w:rsidR="00432D34">
        <w:t xml:space="preserve"> oraz możliwość definiowania własnych</w:t>
      </w:r>
      <w:r w:rsidR="00A34460">
        <w:t>,</w:t>
      </w:r>
      <w:r w:rsidR="00432D34">
        <w:t xml:space="preserve"> dając do dyspozycji możliwość pisania skryptów w języku </w:t>
      </w:r>
      <w:proofErr w:type="spellStart"/>
      <w:r w:rsidR="0010367C">
        <w:t>P</w:t>
      </w:r>
      <w:r w:rsidR="00432D34">
        <w:t>ython</w:t>
      </w:r>
      <w:proofErr w:type="spellEnd"/>
      <w:r w:rsidR="00432D34">
        <w:t>.</w:t>
      </w:r>
    </w:p>
    <w:p w:rsidR="00432D34" w:rsidRDefault="00432D34" w:rsidP="0007583B">
      <w:pPr>
        <w:pStyle w:val="Tekstwiodcy"/>
      </w:pPr>
      <w:proofErr w:type="spellStart"/>
      <w:r>
        <w:t>Blender</w:t>
      </w:r>
      <w:proofErr w:type="spellEnd"/>
      <w:r>
        <w:t xml:space="preserve"> wykorzystuje silnik fizyczny </w:t>
      </w:r>
      <w:proofErr w:type="spellStart"/>
      <w:r>
        <w:t>Bullet</w:t>
      </w:r>
      <w:proofErr w:type="spellEnd"/>
      <w:r>
        <w:t xml:space="preserve"> </w:t>
      </w:r>
      <w:proofErr w:type="spellStart"/>
      <w:r w:rsidR="009E3963">
        <w:t>Physics</w:t>
      </w:r>
      <w:proofErr w:type="spellEnd"/>
      <w:r>
        <w:t xml:space="preserve">, użyty również w implementacji pracy inżynierskiej. Pozwala on na budowanie </w:t>
      </w:r>
      <w:r w:rsidR="00C31682">
        <w:t>dokładnych symulacji fizycznych z wykorzystaniem modeli tworzonych wewnątrz programu</w:t>
      </w:r>
      <w:r w:rsidR="00A34460">
        <w:t>,</w:t>
      </w:r>
      <w:r w:rsidR="00C31682">
        <w:t xml:space="preserve"> co przekłada się na wygodę użytkowania, gdyż raz wymodelowane przez nas obiekty posiadają zintegrowaną fizykę, której wystarczy tylko nadać odpowiednie właściwości liczbowe.</w:t>
      </w:r>
    </w:p>
    <w:p w:rsidR="00C31682" w:rsidRDefault="00C31682" w:rsidP="0007583B">
      <w:pPr>
        <w:pStyle w:val="Tekstwiodcy"/>
      </w:pPr>
      <w:r>
        <w:t>Rozwiązanie to, ze względu na wymienione wyżej funkcje, pozwala również na tworzenie efektów specjalnych, filmów i animacji, czego przykładem może być produkcja „</w:t>
      </w:r>
      <w:r w:rsidRPr="00C31682">
        <w:t xml:space="preserve">Big Buck </w:t>
      </w:r>
      <w:proofErr w:type="spellStart"/>
      <w:r w:rsidRPr="00C31682">
        <w:t>Bunny</w:t>
      </w:r>
      <w:proofErr w:type="spellEnd"/>
      <w:r>
        <w:t>”</w:t>
      </w:r>
      <w:sdt>
        <w:sdtPr>
          <w:id w:val="1663815335"/>
          <w:citation/>
        </w:sdtPr>
        <w:sdtContent>
          <w:r w:rsidR="00B77C60">
            <w:fldChar w:fldCharType="begin"/>
          </w:r>
          <w:r w:rsidR="00B77C60">
            <w:instrText xml:space="preserve"> CITATION Big16 \l 1045 </w:instrText>
          </w:r>
          <w:r w:rsidR="00B77C60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[6]</w:t>
          </w:r>
          <w:r w:rsidR="00B77C60">
            <w:fldChar w:fldCharType="end"/>
          </w:r>
        </w:sdtContent>
      </w:sdt>
      <w:r>
        <w:t xml:space="preserve"> oraz „Big </w:t>
      </w:r>
      <w:proofErr w:type="spellStart"/>
      <w:r>
        <w:t>Miracle</w:t>
      </w:r>
      <w:proofErr w:type="spellEnd"/>
      <w:r>
        <w:t>”</w:t>
      </w:r>
      <w:sdt>
        <w:sdtPr>
          <w:id w:val="-743635963"/>
          <w:citation/>
        </w:sdtPr>
        <w:sdtContent>
          <w:r w:rsidR="00B77C60">
            <w:fldChar w:fldCharType="begin"/>
          </w:r>
          <w:r w:rsidR="00B77C60">
            <w:instrText xml:space="preserve"> CITATION Sea16 \l 1045 </w:instrText>
          </w:r>
          <w:r w:rsidR="00B77C60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[7]</w:t>
          </w:r>
          <w:r w:rsidR="00B77C60">
            <w:fldChar w:fldCharType="end"/>
          </w:r>
        </w:sdtContent>
      </w:sdt>
      <w:r>
        <w:t>.</w:t>
      </w:r>
    </w:p>
    <w:p w:rsidR="00793DAA" w:rsidRDefault="00793DAA" w:rsidP="00793DAA">
      <w:pPr>
        <w:pStyle w:val="Tekstwiodcy"/>
        <w:ind w:firstLine="0"/>
      </w:pPr>
    </w:p>
    <w:p w:rsidR="00793DAA" w:rsidRDefault="00793DAA" w:rsidP="00793DAA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g_buck_bunn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A" w:rsidRDefault="00793DAA" w:rsidP="00793DAA">
      <w:pPr>
        <w:pStyle w:val="Legenda"/>
        <w:jc w:val="center"/>
      </w:pPr>
      <w:bookmarkStart w:id="51" w:name="_Toc468058749"/>
      <w:r>
        <w:t xml:space="preserve">Rysunek </w:t>
      </w:r>
      <w:fldSimple w:instr=" SEQ Rysunek \* ARABIC ">
        <w:r w:rsidR="00CF08C8">
          <w:rPr>
            <w:noProof/>
          </w:rPr>
          <w:t>4</w:t>
        </w:r>
      </w:fldSimple>
      <w:r>
        <w:t xml:space="preserve"> Przykładowa scena z animacji Big Buck </w:t>
      </w:r>
      <w:proofErr w:type="spellStart"/>
      <w:r>
        <w:t>Bunny</w:t>
      </w:r>
      <w:proofErr w:type="spellEnd"/>
      <w:r>
        <w:t xml:space="preserve">, która w całości zrealizowana została w programie </w:t>
      </w:r>
      <w:proofErr w:type="spellStart"/>
      <w:r>
        <w:t>Blender</w:t>
      </w:r>
      <w:bookmarkEnd w:id="51"/>
      <w:proofErr w:type="spellEnd"/>
    </w:p>
    <w:p w:rsidR="00E73B78" w:rsidRDefault="00E73B78" w:rsidP="0007583B">
      <w:pPr>
        <w:pStyle w:val="Tekstwiodcy"/>
      </w:pPr>
    </w:p>
    <w:p w:rsidR="00414A56" w:rsidRDefault="00E73B78" w:rsidP="00F4267A">
      <w:pPr>
        <w:pStyle w:val="NrNagwek3"/>
      </w:pPr>
      <w:bookmarkStart w:id="52" w:name="_Toc468058770"/>
      <w:proofErr w:type="spellStart"/>
      <w:r>
        <w:lastRenderedPageBreak/>
        <w:t>Autodesk</w:t>
      </w:r>
      <w:proofErr w:type="spellEnd"/>
      <w:r>
        <w:t xml:space="preserve"> </w:t>
      </w:r>
      <w:r w:rsidR="00414A56">
        <w:t>3DSMax</w:t>
      </w:r>
      <w:bookmarkEnd w:id="52"/>
    </w:p>
    <w:p w:rsidR="00C31682" w:rsidRDefault="00E73B78" w:rsidP="00F36E49">
      <w:pPr>
        <w:pStyle w:val="Tekstwiodcy"/>
      </w:pPr>
      <w:r>
        <w:t xml:space="preserve">3DS Max jest w pełni zamkniętym i komercyjnym produktem firmy </w:t>
      </w:r>
      <w:proofErr w:type="spellStart"/>
      <w:r>
        <w:t>Autodesk</w:t>
      </w:r>
      <w:proofErr w:type="spellEnd"/>
      <w:r>
        <w:t xml:space="preserve">. Jest on, podobnie jak </w:t>
      </w:r>
      <w:proofErr w:type="spellStart"/>
      <w:r>
        <w:t>Blender</w:t>
      </w:r>
      <w:proofErr w:type="spellEnd"/>
      <w:r>
        <w:t xml:space="preserve">, programem do tworzenia zaawansowanych modeli 3D oraz tworzenia animacji. Jako że nie jest to rozwiązanie tworzone przez społeczność, posiada znacznie większe i bardziej stałe zaplecze twórców oraz wsparcie, dlatego też jest częściej wybierane w komercyjnych rozwiązaniach. </w:t>
      </w:r>
    </w:p>
    <w:p w:rsidR="007D1CA6" w:rsidRDefault="007D1CA6" w:rsidP="00F36E49">
      <w:pPr>
        <w:pStyle w:val="Tekstwiodcy"/>
      </w:pPr>
      <w:r>
        <w:t xml:space="preserve">Jeżeli chodzi </w:t>
      </w:r>
      <w:r w:rsidR="00F00AE2">
        <w:t>o</w:t>
      </w:r>
      <w:r>
        <w:t xml:space="preserve"> użytkowanie</w:t>
      </w:r>
      <w:r w:rsidR="00F00AE2">
        <w:t>,</w:t>
      </w:r>
      <w:r>
        <w:t xml:space="preserve"> </w:t>
      </w:r>
      <w:proofErr w:type="spellStart"/>
      <w:r>
        <w:t>Blen</w:t>
      </w:r>
      <w:r w:rsidR="00F00AE2">
        <w:t>der</w:t>
      </w:r>
      <w:proofErr w:type="spellEnd"/>
      <w:r w:rsidR="00F00AE2">
        <w:t xml:space="preserve"> i 3DSMax są bardzo zbliżone</w:t>
      </w:r>
      <w:r>
        <w:t xml:space="preserve"> w sensie ogólnym. Definicja obiektów to przeciąganie obiektów z menu, modelowanie siatek odbywa się poprzez przesuwanie poszczególnych linii</w:t>
      </w:r>
      <w:r w:rsidR="00F00AE2">
        <w:t>,</w:t>
      </w:r>
      <w:r>
        <w:t xml:space="preserve"> itd. Dodano </w:t>
      </w:r>
      <w:r w:rsidR="00A34460">
        <w:t xml:space="preserve">do niego </w:t>
      </w:r>
      <w:r>
        <w:t xml:space="preserve">również obsługę języka </w:t>
      </w:r>
      <w:proofErr w:type="spellStart"/>
      <w:r>
        <w:t>MAXScript</w:t>
      </w:r>
      <w:proofErr w:type="spellEnd"/>
      <w:r>
        <w:t>, jednak nie umożliwia on ingerencji w proces budowania obrazu, a tylko dodaje możliwość definiowania własnych wtyczek do programu czy też automatyzowania niektórych procesów twórczych.</w:t>
      </w:r>
    </w:p>
    <w:p w:rsidR="00E73B78" w:rsidRDefault="00E73B78" w:rsidP="00F36E49">
      <w:pPr>
        <w:pStyle w:val="Tekstwiodcy"/>
      </w:pPr>
      <w:r>
        <w:t xml:space="preserve">Dokładnie tak samo jak w </w:t>
      </w:r>
      <w:proofErr w:type="spellStart"/>
      <w:r>
        <w:t>Blenderze</w:t>
      </w:r>
      <w:proofErr w:type="spellEnd"/>
      <w:r w:rsidR="007D1CA6">
        <w:t>,</w:t>
      </w:r>
      <w:r>
        <w:t xml:space="preserve"> mamy tu możliwość tworzenia symulacji fizycznych, jednak w tym przypadku mamy do czynienia z symulacją wykorzyst</w:t>
      </w:r>
      <w:r w:rsidR="007D1CA6">
        <w:t>ującą</w:t>
      </w:r>
      <w:r>
        <w:t xml:space="preserve"> </w:t>
      </w:r>
      <w:r w:rsidR="007D1CA6">
        <w:t>wewnętrzną</w:t>
      </w:r>
      <w:r>
        <w:t xml:space="preserve"> implementacj</w:t>
      </w:r>
      <w:r w:rsidR="0061606F">
        <w:t>ę</w:t>
      </w:r>
      <w:r>
        <w:t xml:space="preserve"> fizyki firmy </w:t>
      </w:r>
      <w:proofErr w:type="spellStart"/>
      <w:r>
        <w:t>Autodesk</w:t>
      </w:r>
      <w:proofErr w:type="spellEnd"/>
      <w:r>
        <w:t>.</w:t>
      </w:r>
      <w:r w:rsidR="007D1CA6">
        <w:t xml:space="preserve"> Umożliwia </w:t>
      </w:r>
      <w:r w:rsidR="0061606F">
        <w:t xml:space="preserve">nam </w:t>
      </w:r>
      <w:r w:rsidR="007D1CA6">
        <w:t>ona np. budowanie symulacji cząsteczkowych oraz tworzenie symulacji tkanin.</w:t>
      </w:r>
    </w:p>
    <w:p w:rsidR="007D1CA6" w:rsidRDefault="007D1CA6" w:rsidP="00F36E49">
      <w:pPr>
        <w:pStyle w:val="Tekstwiodcy"/>
      </w:pPr>
      <w:r>
        <w:t xml:space="preserve">O przewadze tego rozwiązania nad jego darmowym konkurentem może stanowić portfolio jego filmów, gdyż użyto go do stworzenia efektów specjalnych w </w:t>
      </w:r>
      <w:r w:rsidR="0061606F">
        <w:t xml:space="preserve">takich </w:t>
      </w:r>
      <w:r>
        <w:t>produkcjach jak „</w:t>
      </w:r>
      <w:r w:rsidRPr="007D1CA6">
        <w:t>Mad Max: Fury Road</w:t>
      </w:r>
      <w:r>
        <w:t>”</w:t>
      </w:r>
      <w:r w:rsidR="001F042C">
        <w:t xml:space="preserve"> </w:t>
      </w:r>
      <w:sdt>
        <w:sdtPr>
          <w:id w:val="-346949774"/>
          <w:citation/>
        </w:sdtPr>
        <w:sdtContent>
          <w:r w:rsidR="001F042C">
            <w:fldChar w:fldCharType="begin"/>
          </w:r>
          <w:r w:rsidR="001F042C">
            <w:instrText xml:space="preserve"> CITATION How16 \l 1045 </w:instrText>
          </w:r>
          <w:r w:rsidR="001F042C">
            <w:fldChar w:fldCharType="separate"/>
          </w:r>
          <w:r w:rsidR="001F042C" w:rsidRPr="001F042C">
            <w:rPr>
              <w:noProof/>
            </w:rPr>
            <w:t>[8]</w:t>
          </w:r>
          <w:r w:rsidR="001F042C">
            <w:fldChar w:fldCharType="end"/>
          </w:r>
        </w:sdtContent>
      </w:sdt>
      <w:r>
        <w:t>, „</w:t>
      </w:r>
      <w:r w:rsidRPr="007D1CA6">
        <w:t xml:space="preserve">The </w:t>
      </w:r>
      <w:proofErr w:type="spellStart"/>
      <w:r w:rsidRPr="007D1CA6">
        <w:t>Curious</w:t>
      </w:r>
      <w:proofErr w:type="spellEnd"/>
      <w:r w:rsidRPr="007D1CA6">
        <w:t xml:space="preserve"> Case of Benjamin Button</w:t>
      </w:r>
      <w:r>
        <w:t>”</w:t>
      </w:r>
      <w:sdt>
        <w:sdtPr>
          <w:id w:val="956377006"/>
          <w:citation/>
        </w:sdtPr>
        <w:sdtContent>
          <w:r w:rsidR="001F042C">
            <w:fldChar w:fldCharType="begin"/>
          </w:r>
          <w:r w:rsidR="001F042C">
            <w:instrText xml:space="preserve"> CITATION 3DS16 \l 1045 </w:instrText>
          </w:r>
          <w:r w:rsidR="001F042C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[9]</w:t>
          </w:r>
          <w:r w:rsidR="001F042C">
            <w:fldChar w:fldCharType="end"/>
          </w:r>
        </w:sdtContent>
      </w:sdt>
      <w:r w:rsidR="001F042C">
        <w:t xml:space="preserve"> </w:t>
      </w:r>
      <w:r>
        <w:t>czy „</w:t>
      </w:r>
      <w:r w:rsidRPr="007D1CA6">
        <w:t xml:space="preserve">Black </w:t>
      </w:r>
      <w:proofErr w:type="spellStart"/>
      <w:r w:rsidRPr="007D1CA6">
        <w:t>Hawk</w:t>
      </w:r>
      <w:proofErr w:type="spellEnd"/>
      <w:r w:rsidRPr="007D1CA6">
        <w:t xml:space="preserve"> Down</w:t>
      </w:r>
      <w:r>
        <w:t>”</w:t>
      </w:r>
      <w:sdt>
        <w:sdtPr>
          <w:id w:val="1220243241"/>
          <w:citation/>
        </w:sdtPr>
        <w:sdtContent>
          <w:r w:rsidR="001F042C">
            <w:fldChar w:fldCharType="begin"/>
          </w:r>
          <w:r w:rsidR="001F042C">
            <w:instrText xml:space="preserve"> CITATION Fil16 \l 1045 </w:instrText>
          </w:r>
          <w:r w:rsidR="001F042C">
            <w:fldChar w:fldCharType="separate"/>
          </w:r>
          <w:r w:rsidR="001F042C">
            <w:rPr>
              <w:noProof/>
            </w:rPr>
            <w:t xml:space="preserve"> </w:t>
          </w:r>
          <w:r w:rsidR="001F042C" w:rsidRPr="001F042C">
            <w:rPr>
              <w:noProof/>
            </w:rPr>
            <w:t>[10]</w:t>
          </w:r>
          <w:r w:rsidR="001F042C">
            <w:fldChar w:fldCharType="end"/>
          </w:r>
        </w:sdtContent>
      </w:sdt>
      <w:r>
        <w:t>.</w:t>
      </w:r>
    </w:p>
    <w:p w:rsidR="00E73B78" w:rsidRDefault="00E73B78" w:rsidP="00F36E49">
      <w:pPr>
        <w:pStyle w:val="Tekstwiodcy"/>
      </w:pPr>
    </w:p>
    <w:p w:rsidR="00793DAA" w:rsidRDefault="00793DAA" w:rsidP="000F4F15">
      <w:pPr>
        <w:pStyle w:val="Tekstwiodcy"/>
        <w:keepNext/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800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d-max-fury-road-comparis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A" w:rsidRDefault="00793DAA" w:rsidP="00793DAA">
      <w:pPr>
        <w:pStyle w:val="Legenda"/>
        <w:jc w:val="center"/>
      </w:pPr>
      <w:bookmarkStart w:id="53" w:name="_Toc468058750"/>
      <w:r>
        <w:t xml:space="preserve">Rysunek </w:t>
      </w:r>
      <w:fldSimple w:instr=" SEQ Rysunek \* ARABIC ">
        <w:r w:rsidR="00CF08C8">
          <w:rPr>
            <w:noProof/>
          </w:rPr>
          <w:t>5</w:t>
        </w:r>
      </w:fldSimple>
      <w:r>
        <w:t xml:space="preserve"> Porównanie sceny z filmu </w:t>
      </w:r>
      <w:r w:rsidR="0061606F">
        <w:t>„</w:t>
      </w:r>
      <w:proofErr w:type="spellStart"/>
      <w:r>
        <w:t>MadMax</w:t>
      </w:r>
      <w:proofErr w:type="spellEnd"/>
      <w:r>
        <w:t>: Fury Road</w:t>
      </w:r>
      <w:r w:rsidR="0061606F">
        <w:t>”</w:t>
      </w:r>
      <w:r>
        <w:t xml:space="preserve"> przed i po nałożeniu efektów specjalnych</w:t>
      </w:r>
      <w:bookmarkEnd w:id="53"/>
    </w:p>
    <w:p w:rsidR="000F4F15" w:rsidRDefault="000F4F15" w:rsidP="000F4F15"/>
    <w:p w:rsidR="000F4F15" w:rsidRDefault="000F4F15" w:rsidP="000F4F15">
      <w:pPr>
        <w:pStyle w:val="NrNagwek3"/>
      </w:pPr>
      <w:bookmarkStart w:id="54" w:name="_Toc468058771"/>
      <w:r>
        <w:t>Posumowanie</w:t>
      </w:r>
      <w:bookmarkEnd w:id="54"/>
    </w:p>
    <w:p w:rsidR="000F4F15" w:rsidRPr="000F4F15" w:rsidRDefault="000F4F15" w:rsidP="000F4F15">
      <w:pPr>
        <w:pStyle w:val="Tekstwiodcy"/>
      </w:pPr>
      <w:r>
        <w:t>Jak widać</w:t>
      </w:r>
      <w:r w:rsidR="0061606F">
        <w:t>,</w:t>
      </w:r>
      <w:r>
        <w:t xml:space="preserve"> spektrum gotowych już rozwiązań jest bardzo szerokie. Mamy do dyspozycji zarówno przygotowane do tworzenia gier silniki, takie jak Unity, z szerokimi możliwościami symulacji różnych zjawisk</w:t>
      </w:r>
      <w:r w:rsidR="0061606F">
        <w:t>,</w:t>
      </w:r>
      <w:r>
        <w:t xml:space="preserve"> oraz programy do modelowania obiektów 3D</w:t>
      </w:r>
      <w:r w:rsidR="0061606F">
        <w:t>,</w:t>
      </w:r>
      <w:r>
        <w:t xml:space="preserve"> takie jak </w:t>
      </w:r>
      <w:proofErr w:type="spellStart"/>
      <w:r>
        <w:t>Blender</w:t>
      </w:r>
      <w:proofErr w:type="spellEnd"/>
      <w:r>
        <w:t xml:space="preserve">, w których możliwość symulacji fizyki nie jest główną funkcjonalnością, a tylko dodatkowym atutem. </w:t>
      </w:r>
    </w:p>
    <w:p w:rsidR="00F36E49" w:rsidRPr="00D528FB" w:rsidRDefault="00C31682" w:rsidP="00632B42">
      <w:pPr>
        <w:pStyle w:val="NrNagwek1"/>
      </w:pPr>
      <w:r>
        <w:br w:type="page"/>
      </w:r>
      <w:bookmarkStart w:id="55" w:name="_Toc468058772"/>
      <w:del w:id="56" w:author="Lama" w:date="2016-12-04T15:10:00Z">
        <w:r w:rsidR="00E62DA4" w:rsidDel="00D944D5">
          <w:lastRenderedPageBreak/>
          <w:delText>Aplikacja</w:delText>
        </w:r>
      </w:del>
      <w:bookmarkEnd w:id="55"/>
      <w:ins w:id="57" w:author="Lama" w:date="2016-12-04T15:10:00Z">
        <w:r w:rsidR="00D944D5">
          <w:t>Program symulatora</w:t>
        </w:r>
      </w:ins>
    </w:p>
    <w:p w:rsidR="00F4267A" w:rsidRDefault="00A438A4" w:rsidP="00C76955">
      <w:pPr>
        <w:pStyle w:val="NrNagwek2"/>
      </w:pPr>
      <w:bookmarkStart w:id="58" w:name="_Toc468058773"/>
      <w:r>
        <w:t>Założenia</w:t>
      </w:r>
      <w:bookmarkEnd w:id="58"/>
    </w:p>
    <w:p w:rsidR="000F4F15" w:rsidRDefault="000F4F15" w:rsidP="00B164E5">
      <w:pPr>
        <w:pStyle w:val="Tekstwiodcy"/>
      </w:pPr>
      <w:r>
        <w:t>S</w:t>
      </w:r>
      <w:del w:id="59" w:author="Lama" w:date="2016-12-04T15:10:00Z">
        <w:r w:rsidDel="00D944D5">
          <w:delText>tworzony s</w:delText>
        </w:r>
      </w:del>
      <w:r>
        <w:t xml:space="preserve">ymulator </w:t>
      </w:r>
      <w:ins w:id="60" w:author="Lama" w:date="2016-12-04T15:28:00Z">
        <w:r w:rsidR="00DD495C">
          <w:t xml:space="preserve">graficzny procesu fizycznego </w:t>
        </w:r>
      </w:ins>
      <w:r>
        <w:t>ma za zadanie pozwolić użytkownikowi na</w:t>
      </w:r>
      <w:ins w:id="61" w:author="Lama" w:date="2016-12-04T15:30:00Z">
        <w:r w:rsidR="00DD495C">
          <w:t xml:space="preserve"> obserwację oraz</w:t>
        </w:r>
      </w:ins>
      <w:r>
        <w:t xml:space="preserve"> destrukcję konstrukcji </w:t>
      </w:r>
      <w:del w:id="62" w:author="Lama" w:date="2016-12-04T15:10:00Z">
        <w:r w:rsidDel="00D944D5">
          <w:delText xml:space="preserve">z </w:delText>
        </w:r>
      </w:del>
      <w:ins w:id="63" w:author="Lama" w:date="2016-12-04T15:10:00Z">
        <w:r w:rsidR="00D944D5">
          <w:t xml:space="preserve">według </w:t>
        </w:r>
      </w:ins>
      <w:r>
        <w:t>3 różnych predefiniowanych scenariuszy. Destrukcja ta będzie odbywała się poprzez wystrzeliwanie sześcianów przez użytkownika</w:t>
      </w:r>
      <w:r w:rsidR="004646E4">
        <w:t>,</w:t>
      </w:r>
      <w:r>
        <w:t xml:space="preserve"> celem zniszczenia wybranej konstrukcji.</w:t>
      </w:r>
      <w:ins w:id="64" w:author="Lama" w:date="2016-12-04T15:11:00Z">
        <w:r w:rsidR="00D944D5">
          <w:t xml:space="preserve"> Sześciany te będą wyrzucane w kierunku</w:t>
        </w:r>
        <w:r w:rsidR="00547BB5">
          <w:t xml:space="preserve"> patrzenia kamery</w:t>
        </w:r>
      </w:ins>
      <w:ins w:id="65" w:author="Lama" w:date="2016-12-04T15:25:00Z">
        <w:r w:rsidR="00DD495C">
          <w:t>, a będą one pojawiały się w krótkiej odległości przed nią</w:t>
        </w:r>
      </w:ins>
      <w:ins w:id="66" w:author="Lama" w:date="2016-12-04T15:11:00Z">
        <w:r w:rsidR="00D944D5">
          <w:t>.</w:t>
        </w:r>
      </w:ins>
      <w:r>
        <w:t xml:space="preserve"> Użytkownik do dyspozycji 3 układy obiektów:</w:t>
      </w:r>
    </w:p>
    <w:p w:rsidR="00FB16E5" w:rsidRDefault="00FB16E5" w:rsidP="00FB16E5">
      <w:pPr>
        <w:pStyle w:val="Tekstwiodcy"/>
        <w:numPr>
          <w:ilvl w:val="0"/>
          <w:numId w:val="3"/>
        </w:numPr>
      </w:pPr>
      <w:r w:rsidRPr="002C193C">
        <w:rPr>
          <w:b/>
        </w:rPr>
        <w:t xml:space="preserve">House of </w:t>
      </w:r>
      <w:proofErr w:type="spellStart"/>
      <w:r w:rsidRPr="002C193C">
        <w:rPr>
          <w:b/>
        </w:rPr>
        <w:t>cards</w:t>
      </w:r>
      <w:proofErr w:type="spellEnd"/>
      <w:r>
        <w:t xml:space="preserve"> </w:t>
      </w:r>
    </w:p>
    <w:p w:rsidR="00671245" w:rsidRDefault="000F4F15" w:rsidP="00671245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se_of_cards_scen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15" w:rsidRDefault="00671245" w:rsidP="00671245">
      <w:pPr>
        <w:pStyle w:val="Legenda"/>
        <w:jc w:val="center"/>
      </w:pPr>
      <w:bookmarkStart w:id="67" w:name="_Toc468058751"/>
      <w:r>
        <w:t xml:space="preserve">Rysunek </w:t>
      </w:r>
      <w:fldSimple w:instr=" SEQ Rysunek \* ARABIC ">
        <w:r w:rsidR="00CF08C8">
          <w:rPr>
            <w:noProof/>
          </w:rPr>
          <w:t>6</w:t>
        </w:r>
      </w:fldSimple>
      <w:r>
        <w:t xml:space="preserve"> Scenariusz symulacji House of </w:t>
      </w:r>
      <w:proofErr w:type="spellStart"/>
      <w:r>
        <w:t>cards</w:t>
      </w:r>
      <w:bookmarkEnd w:id="67"/>
      <w:proofErr w:type="spellEnd"/>
    </w:p>
    <w:p w:rsidR="00671245" w:rsidRDefault="00671245">
      <w:pPr>
        <w:spacing w:after="200" w:line="276" w:lineRule="auto"/>
        <w:jc w:val="left"/>
      </w:pPr>
      <w:r>
        <w:br w:type="page"/>
      </w:r>
    </w:p>
    <w:p w:rsidR="00FB16E5" w:rsidRDefault="00FB16E5" w:rsidP="00FB16E5">
      <w:pPr>
        <w:pStyle w:val="Tekstwiodcy"/>
        <w:numPr>
          <w:ilvl w:val="0"/>
          <w:numId w:val="3"/>
        </w:numPr>
      </w:pPr>
      <w:proofErr w:type="spellStart"/>
      <w:r w:rsidRPr="002C193C">
        <w:rPr>
          <w:b/>
        </w:rPr>
        <w:lastRenderedPageBreak/>
        <w:t>Towers</w:t>
      </w:r>
      <w:proofErr w:type="spellEnd"/>
      <w:r>
        <w:t xml:space="preserve"> </w:t>
      </w:r>
    </w:p>
    <w:p w:rsidR="00671245" w:rsidRDefault="00671245" w:rsidP="00671245">
      <w:pPr>
        <w:pStyle w:val="Tekstwiodcy"/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wers_scen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45" w:rsidRDefault="00671245" w:rsidP="00671245">
      <w:pPr>
        <w:pStyle w:val="Legenda"/>
        <w:jc w:val="center"/>
      </w:pPr>
      <w:bookmarkStart w:id="68" w:name="_Toc468058752"/>
      <w:r>
        <w:t xml:space="preserve">Rysunek </w:t>
      </w:r>
      <w:fldSimple w:instr=" SEQ Rysunek \* ARABIC ">
        <w:r w:rsidR="00CF08C8">
          <w:rPr>
            <w:noProof/>
          </w:rPr>
          <w:t>7</w:t>
        </w:r>
      </w:fldSimple>
      <w:r>
        <w:t xml:space="preserve"> Scenariusz symulacji </w:t>
      </w:r>
      <w:proofErr w:type="spellStart"/>
      <w:r>
        <w:t>Tower</w:t>
      </w:r>
      <w:r w:rsidR="004646E4">
        <w:t>s</w:t>
      </w:r>
      <w:bookmarkEnd w:id="68"/>
      <w:proofErr w:type="spellEnd"/>
    </w:p>
    <w:p w:rsidR="00B164E5" w:rsidRDefault="00B164E5" w:rsidP="00FB16E5">
      <w:pPr>
        <w:pStyle w:val="Tekstwiodcy"/>
        <w:numPr>
          <w:ilvl w:val="0"/>
          <w:numId w:val="3"/>
        </w:numPr>
      </w:pPr>
      <w:r w:rsidRPr="002C193C">
        <w:rPr>
          <w:b/>
        </w:rPr>
        <w:t>Domino</w:t>
      </w:r>
      <w:r>
        <w:t xml:space="preserve"> </w:t>
      </w:r>
    </w:p>
    <w:p w:rsidR="00671245" w:rsidRDefault="00671245" w:rsidP="00671245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mino_scen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45" w:rsidRDefault="00671245" w:rsidP="00671245">
      <w:pPr>
        <w:pStyle w:val="Legenda"/>
        <w:jc w:val="center"/>
      </w:pPr>
      <w:bookmarkStart w:id="69" w:name="_Toc468058753"/>
      <w:r>
        <w:t xml:space="preserve">Rysunek </w:t>
      </w:r>
      <w:fldSimple w:instr=" SEQ Rysunek \* ARABIC ">
        <w:r w:rsidR="00CF08C8">
          <w:rPr>
            <w:noProof/>
          </w:rPr>
          <w:t>8</w:t>
        </w:r>
      </w:fldSimple>
      <w:r>
        <w:t xml:space="preserve"> Scenariusz symulacji Domino</w:t>
      </w:r>
      <w:bookmarkEnd w:id="69"/>
    </w:p>
    <w:p w:rsidR="00671245" w:rsidRDefault="00671245">
      <w:pPr>
        <w:spacing w:after="200" w:line="276" w:lineRule="auto"/>
        <w:jc w:val="left"/>
      </w:pPr>
      <w:r>
        <w:br w:type="page"/>
      </w:r>
    </w:p>
    <w:p w:rsidR="002C193C" w:rsidRDefault="00B164E5" w:rsidP="002C193C">
      <w:pPr>
        <w:pStyle w:val="Tekstwiodcy"/>
        <w:ind w:firstLine="0"/>
      </w:pPr>
      <w:r>
        <w:lastRenderedPageBreak/>
        <w:t xml:space="preserve">Scenariusze te </w:t>
      </w:r>
      <w:r w:rsidR="0061606F">
        <w:t xml:space="preserve">będą </w:t>
      </w:r>
      <w:r>
        <w:t xml:space="preserve">dostępne poprzez </w:t>
      </w:r>
      <w:r w:rsidR="002C193C">
        <w:t xml:space="preserve">rozwijane </w:t>
      </w:r>
      <w:r>
        <w:t>menu na pasku głównym okna aplikacji. Dodatkowo aplikacja będzie umożliwiała swobodne poruszanie się użytkownika po przestrzeni udostępnionej przez aplikację, umożliwiając tym samym zmianę kierunku oraz kąta wystrzeliwanego obiektu.</w:t>
      </w:r>
    </w:p>
    <w:p w:rsidR="002C193C" w:rsidRDefault="002C193C" w:rsidP="002C193C">
      <w:pPr>
        <w:pStyle w:val="Tekstwiodcy"/>
        <w:ind w:firstLine="431"/>
      </w:pPr>
      <w:r>
        <w:t>Aplikacja ta działać będzie w środowisku Windows, począwszy od wersji 10. W folderze głównym aplikacji wymagać będzie obecności plików tekstur, które zostaną dostarczone wraz z plikiem wykonywalnym.</w:t>
      </w:r>
    </w:p>
    <w:p w:rsidR="00A438A4" w:rsidRDefault="00A438A4" w:rsidP="00C76955">
      <w:pPr>
        <w:pStyle w:val="NrNagwek2"/>
      </w:pPr>
      <w:bookmarkStart w:id="70" w:name="_Toc468058774"/>
      <w:del w:id="71" w:author="Lama" w:date="2016-12-04T15:31:00Z">
        <w:r w:rsidDel="00DD495C">
          <w:delText xml:space="preserve">Przyjęte </w:delText>
        </w:r>
      </w:del>
      <w:ins w:id="72" w:author="Lama" w:date="2016-12-04T15:31:00Z">
        <w:r w:rsidR="00DD495C">
          <w:t>Wybrane</w:t>
        </w:r>
        <w:r w:rsidR="00DD495C">
          <w:t xml:space="preserve"> </w:t>
        </w:r>
      </w:ins>
      <w:r>
        <w:t>technologie</w:t>
      </w:r>
      <w:bookmarkEnd w:id="70"/>
    </w:p>
    <w:p w:rsidR="00821F98" w:rsidRDefault="00821F98" w:rsidP="00821F98">
      <w:pPr>
        <w:pStyle w:val="NrNagwek3"/>
      </w:pPr>
      <w:bookmarkStart w:id="73" w:name="_Toc468058775"/>
      <w:r>
        <w:t>DirectX</w:t>
      </w:r>
      <w:bookmarkEnd w:id="73"/>
    </w:p>
    <w:p w:rsidR="00B164E5" w:rsidRDefault="0010367C" w:rsidP="00B164E5">
      <w:pPr>
        <w:pStyle w:val="Tekstwiodcy"/>
      </w:pPr>
      <w:r>
        <w:t xml:space="preserve">Główną technologią użytą w tym projekcie, będącą za razem częścią jego tematu, jest biblioteka DirectX. </w:t>
      </w:r>
    </w:p>
    <w:p w:rsidR="00EA082D" w:rsidRDefault="0010367C" w:rsidP="00EA082D">
      <w:pPr>
        <w:pStyle w:val="Tekstwiodcy"/>
      </w:pPr>
      <w:r>
        <w:t xml:space="preserve">DirectX jest stworzonym przez </w:t>
      </w:r>
      <w:r w:rsidR="00EA082D">
        <w:t>Microsoft</w:t>
      </w:r>
      <w:r w:rsidR="00CA47A3">
        <w:t xml:space="preserve"> zestawem relatywnie wysokopoziomowych</w:t>
      </w:r>
      <w:r>
        <w:t xml:space="preserve"> API skonstruowany</w:t>
      </w:r>
      <w:r w:rsidR="00CA47A3">
        <w:t>ch</w:t>
      </w:r>
      <w:r>
        <w:t xml:space="preserve"> z myślą o obsłudze multimediów takich</w:t>
      </w:r>
      <w:r w:rsidR="0061606F">
        <w:t>,</w:t>
      </w:r>
      <w:r>
        <w:t xml:space="preserve"> jak grafika 3D, dźwięk i inne</w:t>
      </w:r>
      <w:r w:rsidR="0061606F">
        <w:t>.</w:t>
      </w:r>
      <w:r>
        <w:t xml:space="preserve"> </w:t>
      </w:r>
      <w:r w:rsidR="0061606F">
        <w:t xml:space="preserve">Został jednak </w:t>
      </w:r>
      <w:r w:rsidR="00EA082D">
        <w:t xml:space="preserve">ukierunkowany w stronę tworzenia gier wideo oraz symulacji. </w:t>
      </w:r>
      <w:r w:rsidR="0061606F">
        <w:t>W całości zaimplementowano go</w:t>
      </w:r>
      <w:r w:rsidR="00EA082D">
        <w:t xml:space="preserve"> w języku C++</w:t>
      </w:r>
      <w:r w:rsidR="0061606F">
        <w:t>,</w:t>
      </w:r>
      <w:r w:rsidR="00EA082D">
        <w:t xml:space="preserve"> budując wielopoziomową strukturę obiektową tworzącą abstrakcję nad używanymi sprzętowymi komponentami. </w:t>
      </w:r>
    </w:p>
    <w:p w:rsidR="00CA47A3" w:rsidRDefault="00671245" w:rsidP="00EA082D">
      <w:pPr>
        <w:pStyle w:val="Tekstwiodcy"/>
      </w:pPr>
      <w:r>
        <w:t>W skład pakietu wchodzą</w:t>
      </w:r>
      <w:r w:rsidR="00CA47A3">
        <w:t>: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Direct3D (D3D)</w:t>
      </w:r>
      <w:r>
        <w:t xml:space="preserve"> – biblioteka obsługująca </w:t>
      </w:r>
      <w:proofErr w:type="spellStart"/>
      <w:r>
        <w:t>renderowanie</w:t>
      </w:r>
      <w:proofErr w:type="spellEnd"/>
      <w:r>
        <w:t xml:space="preserve"> obiektów 3D</w:t>
      </w:r>
      <w:r w:rsidR="0061606F">
        <w:t>;</w:t>
      </w:r>
    </w:p>
    <w:p w:rsidR="00CA47A3" w:rsidRDefault="00564466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 xml:space="preserve">DXGI </w:t>
      </w:r>
      <w:r>
        <w:t>– b</w:t>
      </w:r>
      <w:r w:rsidR="00CA47A3">
        <w:t xml:space="preserve">iblioteka udostępniająca interfejsy programistyczne, tworzące logiczną warstwę pomiędzy </w:t>
      </w:r>
      <w:r w:rsidR="00671245">
        <w:t>sprzętem</w:t>
      </w:r>
      <w:r w:rsidR="00CA47A3">
        <w:t xml:space="preserve"> potrzebnym do wyświetlania grafiki a programistą. Udostępnia ona interfejsy dla monitorów (ekranów wyświetlania), kart graficznych, oraz umożliwia </w:t>
      </w:r>
      <w:r w:rsidR="00E57FB6">
        <w:t>samodzielne zarządzania buforami klatek</w:t>
      </w:r>
      <w:r w:rsidR="0061606F">
        <w:t>;</w:t>
      </w:r>
    </w:p>
    <w:p w:rsidR="00CA47A3" w:rsidRDefault="00CA47A3" w:rsidP="00E57FB6">
      <w:pPr>
        <w:pStyle w:val="Tekstwiodcy"/>
        <w:numPr>
          <w:ilvl w:val="0"/>
          <w:numId w:val="4"/>
        </w:numPr>
      </w:pPr>
      <w:r w:rsidRPr="008964A0">
        <w:rPr>
          <w:b/>
        </w:rPr>
        <w:t>Direct2D</w:t>
      </w:r>
      <w:r w:rsidR="00E57FB6">
        <w:t xml:space="preserve"> </w:t>
      </w:r>
      <w:r w:rsidR="0061606F">
        <w:t xml:space="preserve">– </w:t>
      </w:r>
      <w:r w:rsidR="00E57FB6">
        <w:t xml:space="preserve">biblioteka obsługująca </w:t>
      </w:r>
      <w:proofErr w:type="spellStart"/>
      <w:r w:rsidR="00E57FB6">
        <w:t>renderowanie</w:t>
      </w:r>
      <w:proofErr w:type="spellEnd"/>
      <w:r w:rsidR="00E57FB6">
        <w:t xml:space="preserve"> obiektów 2D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DirectWrite</w:t>
      </w:r>
      <w:proofErr w:type="spellEnd"/>
      <w:r w:rsidR="00E57FB6">
        <w:t xml:space="preserve"> </w:t>
      </w:r>
      <w:r w:rsidR="0061606F">
        <w:t xml:space="preserve">– </w:t>
      </w:r>
      <w:r w:rsidR="00E57FB6">
        <w:t xml:space="preserve">biblioteka obsługująca </w:t>
      </w:r>
      <w:proofErr w:type="spellStart"/>
      <w:r w:rsidR="00E57FB6">
        <w:t>renderowanie</w:t>
      </w:r>
      <w:proofErr w:type="spellEnd"/>
      <w:r w:rsidR="00E57FB6">
        <w:t xml:space="preserve"> czcionek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DirectCompute</w:t>
      </w:r>
      <w:proofErr w:type="spellEnd"/>
      <w:r w:rsidR="00E57FB6">
        <w:t xml:space="preserve"> </w:t>
      </w:r>
      <w:r w:rsidR="0061606F">
        <w:t xml:space="preserve">– </w:t>
      </w:r>
      <w:r w:rsidR="00E57FB6">
        <w:t>biblioteka umożliwiając</w:t>
      </w:r>
      <w:r w:rsidR="0061606F">
        <w:t>a</w:t>
      </w:r>
      <w:r w:rsidR="00E57FB6">
        <w:t xml:space="preserve"> prowadzenie zrównoleglonych obliczeń na karcie graficznej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DirectSound3D (DS3D)</w:t>
      </w:r>
      <w:r w:rsidR="00E57FB6">
        <w:t xml:space="preserve"> – biblioteka umożliwiająca odtwarzanie dźwięku oraz jego manipulację</w:t>
      </w:r>
      <w:r w:rsidR="0061606F">
        <w:t>;</w:t>
      </w:r>
    </w:p>
    <w:p w:rsidR="00CA47A3" w:rsidRDefault="00A76F39" w:rsidP="008964A0">
      <w:pPr>
        <w:pStyle w:val="Tekstwiodcy"/>
        <w:numPr>
          <w:ilvl w:val="0"/>
          <w:numId w:val="4"/>
        </w:numPr>
      </w:pPr>
      <w:r w:rsidRPr="008964A0">
        <w:rPr>
          <w:b/>
        </w:rPr>
        <w:t>DirectX Media</w:t>
      </w:r>
      <w:r>
        <w:t xml:space="preserve"> – </w:t>
      </w:r>
      <w:r w:rsidR="008964A0" w:rsidRPr="008964A0">
        <w:t xml:space="preserve"> </w:t>
      </w:r>
      <w:r w:rsidR="00821F98">
        <w:t>jest to zestaw bibliotek skupiający następujące narzędzia: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proofErr w:type="spellStart"/>
      <w:r w:rsidRPr="00821F98">
        <w:rPr>
          <w:b/>
        </w:rPr>
        <w:t>DirectAnimation</w:t>
      </w:r>
      <w:proofErr w:type="spellEnd"/>
      <w:r>
        <w:rPr>
          <w:b/>
        </w:rPr>
        <w:t xml:space="preserve"> – </w:t>
      </w:r>
      <w:r>
        <w:t>do tworzenia animacji 2D/3D w środowisku webowym</w:t>
      </w:r>
      <w:r w:rsidR="0061606F">
        <w:t>;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r>
        <w:rPr>
          <w:b/>
        </w:rPr>
        <w:t xml:space="preserve">DirectShow </w:t>
      </w:r>
      <w:r>
        <w:t>– do odtwarzania multimediów oraz ich strumieniowania</w:t>
      </w:r>
      <w:r w:rsidR="0061606F">
        <w:t>;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r w:rsidRPr="00821F98">
        <w:rPr>
          <w:b/>
        </w:rPr>
        <w:lastRenderedPageBreak/>
        <w:t xml:space="preserve">DirectX </w:t>
      </w:r>
      <w:proofErr w:type="spellStart"/>
      <w:r w:rsidRPr="00821F98">
        <w:rPr>
          <w:b/>
        </w:rPr>
        <w:t>Transform</w:t>
      </w:r>
      <w:proofErr w:type="spellEnd"/>
      <w:r>
        <w:rPr>
          <w:b/>
        </w:rPr>
        <w:t xml:space="preserve"> – </w:t>
      </w:r>
      <w:r>
        <w:t>do obsługi, edycji oraz animacji obrazów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DirectX Diagnostics (</w:t>
      </w:r>
      <w:proofErr w:type="spellStart"/>
      <w:r w:rsidRPr="008964A0">
        <w:rPr>
          <w:b/>
        </w:rPr>
        <w:t>DxDiag</w:t>
      </w:r>
      <w:proofErr w:type="spellEnd"/>
      <w:r w:rsidRPr="008964A0">
        <w:rPr>
          <w:b/>
        </w:rPr>
        <w:t>)</w:t>
      </w:r>
      <w:r w:rsidR="00E57FB6">
        <w:t xml:space="preserve"> – diagnostyczne narzędzie</w:t>
      </w:r>
      <w:r w:rsidR="00564466">
        <w:t xml:space="preserve"> dla systemu </w:t>
      </w:r>
      <w:r w:rsidR="008964A0">
        <w:t>W</w:t>
      </w:r>
      <w:r w:rsidR="00564466">
        <w:t>indows, pozwalające na tworzenie raportów na temat obecnych w systemie komponentów DirectX, takich jak urządzenia audio, wideo oraz urządzenia wejścia, takie jak kontrolery gier</w:t>
      </w:r>
      <w:r w:rsidR="0061606F">
        <w:t>;</w:t>
      </w:r>
    </w:p>
    <w:p w:rsidR="008964A0" w:rsidRDefault="00CA47A3" w:rsidP="008F2597">
      <w:pPr>
        <w:pStyle w:val="Tekstwiodcy"/>
        <w:numPr>
          <w:ilvl w:val="0"/>
          <w:numId w:val="4"/>
        </w:numPr>
      </w:pPr>
      <w:r w:rsidRPr="008964A0">
        <w:rPr>
          <w:b/>
        </w:rPr>
        <w:t>DirectX Media Objects</w:t>
      </w:r>
      <w:r w:rsidR="00564466">
        <w:t xml:space="preserve"> – </w:t>
      </w:r>
      <w:r w:rsidR="008964A0">
        <w:t xml:space="preserve">jest to biblioteka podobna do </w:t>
      </w:r>
      <w:r w:rsidR="004827D5">
        <w:t xml:space="preserve">przestarzałej </w:t>
      </w:r>
      <w:r w:rsidR="008964A0">
        <w:t>już DirectShow.</w:t>
      </w:r>
      <w:r w:rsidR="008964A0" w:rsidRPr="008964A0">
        <w:t xml:space="preserve"> Służ</w:t>
      </w:r>
      <w:r w:rsidR="008964A0">
        <w:t>y</w:t>
      </w:r>
      <w:r w:rsidR="008964A0" w:rsidRPr="008964A0">
        <w:t xml:space="preserve"> do strumieniowego przesyłania i przetwarzania danych z wejścia do wyjścia. Zwykle są to interfejsy kodeków służące do przetwarzania danych multimedialnych</w:t>
      </w:r>
      <w:r w:rsidR="0061606F">
        <w:t>;</w:t>
      </w:r>
    </w:p>
    <w:p w:rsidR="00CA47A3" w:rsidRDefault="00E57FB6" w:rsidP="008F2597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DirectSetup</w:t>
      </w:r>
      <w:proofErr w:type="spellEnd"/>
      <w:r>
        <w:t xml:space="preserve"> – narzędzie stworzone do instalacji komponentów DirectX oraz wykrywania ich wersji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XACT3</w:t>
      </w:r>
      <w:r w:rsidR="00E57FB6">
        <w:t xml:space="preserve"> – stworzona z myślą o platformie XBOX wysokopoziomowa biblioteka do wieloplatformowej, w obrębie firmy Microsoft, obsługi dźwięku</w:t>
      </w:r>
      <w:r w:rsidR="004827D5">
        <w:t>;</w:t>
      </w:r>
    </w:p>
    <w:p w:rsidR="00821F98" w:rsidRDefault="00CA47A3" w:rsidP="00821F98">
      <w:pPr>
        <w:pStyle w:val="Tekstwiodcy"/>
        <w:numPr>
          <w:ilvl w:val="0"/>
          <w:numId w:val="4"/>
        </w:numPr>
      </w:pPr>
      <w:r w:rsidRPr="008964A0">
        <w:rPr>
          <w:b/>
        </w:rPr>
        <w:t>XAudio2</w:t>
      </w:r>
      <w:r w:rsidR="00E57FB6">
        <w:t xml:space="preserve"> – biblioteka do obsługi dźwięku podobna do XACT3, jednak z tą różnicą, że udostępniony tu interfejs jest znacznie niżej poziomowy.</w:t>
      </w:r>
    </w:p>
    <w:p w:rsidR="00821F98" w:rsidRDefault="00821F98" w:rsidP="00821F98">
      <w:pPr>
        <w:pStyle w:val="Tekstwiodcy"/>
      </w:pPr>
      <w:r>
        <w:t xml:space="preserve">Z </w:t>
      </w:r>
      <w:r w:rsidR="00671245">
        <w:t>wielu</w:t>
      </w:r>
      <w:r>
        <w:t xml:space="preserve"> funkcjonalności </w:t>
      </w:r>
      <w:r w:rsidR="00861FF9">
        <w:t>pakietu</w:t>
      </w:r>
      <w:r>
        <w:t xml:space="preserve"> w tym projekcie został użyty Direct3D w wersji 11. </w:t>
      </w:r>
      <w:r w:rsidR="00861FF9">
        <w:t xml:space="preserve">Biblioteka ta zawiera w sobie zdefiniowane nagłówki do biblioteki </w:t>
      </w:r>
      <w:proofErr w:type="spellStart"/>
      <w:r w:rsidR="00861FF9">
        <w:t>DirectXMath</w:t>
      </w:r>
      <w:proofErr w:type="spellEnd"/>
      <w:r w:rsidR="00861FF9">
        <w:t>, któr</w:t>
      </w:r>
      <w:r w:rsidR="004827D5">
        <w:t>a</w:t>
      </w:r>
      <w:r w:rsidR="00861FF9">
        <w:t xml:space="preserve"> to </w:t>
      </w:r>
      <w:r w:rsidR="004827D5">
        <w:t xml:space="preserve">jest </w:t>
      </w:r>
      <w:r w:rsidR="00861FF9">
        <w:t>jedn</w:t>
      </w:r>
      <w:r w:rsidR="004827D5">
        <w:t>ym</w:t>
      </w:r>
      <w:r w:rsidR="00861FF9">
        <w:t xml:space="preserve"> z ważniejszych jej modułów. </w:t>
      </w:r>
    </w:p>
    <w:p w:rsidR="00861FF9" w:rsidRDefault="00861FF9" w:rsidP="00821F98">
      <w:pPr>
        <w:pStyle w:val="Tekstwiodcy"/>
      </w:pPr>
      <w:proofErr w:type="spellStart"/>
      <w:r>
        <w:t>DirectXMath</w:t>
      </w:r>
      <w:proofErr w:type="spellEnd"/>
      <w:r>
        <w:t xml:space="preserve"> jest główną i polecaną przez twórców </w:t>
      </w:r>
      <w:r w:rsidR="004646E4">
        <w:t>poradników</w:t>
      </w:r>
      <w:r>
        <w:t xml:space="preserve"> oraz dokumentacji Microsoftu biblioteką do ułatwienia obliczeń. Jest to o tyle pożyteczna biblioteka, że jej typy </w:t>
      </w:r>
      <w:r w:rsidR="00840991">
        <w:t xml:space="preserve">zostały </w:t>
      </w:r>
      <w:r>
        <w:t>zaprojektowane pod kątem obsługi ich przez urządzenia wpierające SIMD</w:t>
      </w:r>
      <w:r w:rsidR="00840991">
        <w:t>.</w:t>
      </w:r>
      <w:r>
        <w:t xml:space="preserve"> </w:t>
      </w:r>
      <w:r w:rsidR="00840991">
        <w:t>O</w:t>
      </w:r>
      <w:r>
        <w:t>czywiście</w:t>
      </w:r>
      <w:r w:rsidR="00840991">
        <w:t>,</w:t>
      </w:r>
      <w:r>
        <w:t xml:space="preserve"> jest to tylko dodatek, o którym zdecyduje środowisko kompilacji, całość natomiast </w:t>
      </w:r>
      <w:r w:rsidR="00840991">
        <w:t xml:space="preserve">jest </w:t>
      </w:r>
      <w:r>
        <w:t>kompatybilna z najbardziej podstawowym zestawem operacji w obrębie języka C++.</w:t>
      </w:r>
    </w:p>
    <w:p w:rsidR="00114FDE" w:rsidRDefault="00861FF9" w:rsidP="00974DE0">
      <w:pPr>
        <w:pStyle w:val="Tekstwiodcy"/>
      </w:pPr>
      <w:r>
        <w:t xml:space="preserve">Udostępnia ona API do operacji na wektorach różnej długości (od 2 do 4), macierzy (3x3 oraz 4x4) oraz operacji </w:t>
      </w:r>
      <w:r w:rsidR="00671245">
        <w:t>rachunku macierzowego</w:t>
      </w:r>
      <w:r>
        <w:t xml:space="preserve">, takich jak mnożenie, odwracanie, </w:t>
      </w:r>
      <w:r w:rsidR="00671245">
        <w:t>transpozycja</w:t>
      </w:r>
      <w:r>
        <w:t xml:space="preserve"> i inne. Dodatkowo jest dostosowana do obsługi operacji najczęściej używanych i potrzebnych w tworzeniu aplikacji 3D, np. rotacje wektorów, </w:t>
      </w:r>
      <w:r w:rsidR="009E3963">
        <w:t>transformacje</w:t>
      </w:r>
      <w:r>
        <w:t xml:space="preserve"> wektorów na podstawie </w:t>
      </w:r>
      <w:r w:rsidR="009E3963">
        <w:t>kwaternionów</w:t>
      </w:r>
      <w:r>
        <w:t xml:space="preserve"> czy też różnych macierzy (macierze obrotów, skalowania, </w:t>
      </w:r>
      <w:r w:rsidR="009E3963">
        <w:t>translacji</w:t>
      </w:r>
      <w:r>
        <w:t>)</w:t>
      </w:r>
      <w:r w:rsidR="009E3963">
        <w:t>, łączenia tych macierzy w macierze transformacji, tworzenie macierzy widoków, perspektyw i wiele, wiele innych przydatnych funkcjonalności, któr</w:t>
      </w:r>
      <w:r w:rsidR="00840991">
        <w:t>e</w:t>
      </w:r>
      <w:r w:rsidR="009E3963">
        <w:t xml:space="preserve"> długo by wymieniać.</w:t>
      </w:r>
    </w:p>
    <w:p w:rsidR="00114FDE" w:rsidRDefault="00114FDE" w:rsidP="00114FDE">
      <w:pPr>
        <w:pStyle w:val="Tekstwiodcy"/>
        <w:ind w:firstLine="505"/>
      </w:pPr>
      <w:r>
        <w:t xml:space="preserve">Jest to technologia na tyle rozwinięta i popularna, że </w:t>
      </w:r>
      <w:r w:rsidR="00840991">
        <w:t xml:space="preserve">jest </w:t>
      </w:r>
      <w:r>
        <w:t xml:space="preserve">wykorzystywana niemal w każdym rozwiązaniu dla technologii gier wideo. DirectX implementują wcześniej już wspomniane Unity oraz </w:t>
      </w:r>
      <w:proofErr w:type="spellStart"/>
      <w:r>
        <w:t>Unreal</w:t>
      </w:r>
      <w:proofErr w:type="spellEnd"/>
      <w:r>
        <w:t xml:space="preserve"> Engine oraz każdy silnik chcący posiadać możliwość </w:t>
      </w:r>
      <w:r>
        <w:lastRenderedPageBreak/>
        <w:t>uruchomienia swojej aplikacji na systemie Windows czy XBOX z najbardziej optymalnym wsparciem sprzętowym.</w:t>
      </w:r>
    </w:p>
    <w:p w:rsidR="009E3963" w:rsidRDefault="009E3963" w:rsidP="00861FF9">
      <w:pPr>
        <w:pStyle w:val="Tekstwiodcy"/>
        <w:ind w:firstLine="0"/>
      </w:pPr>
    </w:p>
    <w:p w:rsidR="009E3963" w:rsidRDefault="009E3963" w:rsidP="009E3963">
      <w:pPr>
        <w:pStyle w:val="NrNagwek3"/>
      </w:pPr>
      <w:bookmarkStart w:id="74" w:name="_Toc468058776"/>
      <w:proofErr w:type="spellStart"/>
      <w:r>
        <w:t>Bullet</w:t>
      </w:r>
      <w:proofErr w:type="spellEnd"/>
      <w:r>
        <w:t xml:space="preserve"> </w:t>
      </w:r>
      <w:proofErr w:type="spellStart"/>
      <w:r>
        <w:t>Physics</w:t>
      </w:r>
      <w:bookmarkEnd w:id="74"/>
      <w:proofErr w:type="spellEnd"/>
    </w:p>
    <w:p w:rsidR="00A438A4" w:rsidRDefault="009E3963" w:rsidP="00EA082D">
      <w:pPr>
        <w:pStyle w:val="Tekstwiodcy"/>
      </w:pPr>
      <w:proofErr w:type="spellStart"/>
      <w:r>
        <w:t>Bulle</w:t>
      </w:r>
      <w:r w:rsidR="00EA082D">
        <w:t>t</w:t>
      </w:r>
      <w:proofErr w:type="spellEnd"/>
      <w:r w:rsidR="00EA082D">
        <w:t xml:space="preserve"> </w:t>
      </w:r>
      <w:proofErr w:type="spellStart"/>
      <w:r w:rsidR="00EA082D">
        <w:t>Physics</w:t>
      </w:r>
      <w:proofErr w:type="spellEnd"/>
      <w:r w:rsidR="00EA082D">
        <w:t xml:space="preserve"> jest to biblioteka przeznaczona do wykrywania kolizji, symulowania dynamiki brył sztywnych oraz ciał </w:t>
      </w:r>
      <w:proofErr w:type="spellStart"/>
      <w:r w:rsidR="00EA082D">
        <w:t>deformowalnych</w:t>
      </w:r>
      <w:proofErr w:type="spellEnd"/>
      <w:r w:rsidR="00EA082D">
        <w:t xml:space="preserve"> (miękkich)</w:t>
      </w:r>
      <w:r w:rsidR="00EA1135">
        <w:t>,</w:t>
      </w:r>
      <w:r w:rsidR="00EA082D">
        <w:t xml:space="preserve"> takich jak np. tkaniny czy sprężyny. </w:t>
      </w:r>
      <w:r w:rsidR="00A438A4">
        <w:t xml:space="preserve">Struktura </w:t>
      </w:r>
      <w:r w:rsidR="00EA082D">
        <w:t>tej aplikacji została stworzona w języku C++</w:t>
      </w:r>
      <w:r w:rsidR="00EA1135">
        <w:t>,</w:t>
      </w:r>
      <w:r w:rsidR="00EA082D">
        <w:t xml:space="preserve"> wykorzystując w pełni model obiektowy, jednak </w:t>
      </w:r>
      <w:r w:rsidR="00EA1135">
        <w:t xml:space="preserve">jej </w:t>
      </w:r>
      <w:r w:rsidR="00EA082D">
        <w:t xml:space="preserve">niższe warstwy napisane są w języku C, celem zwiększenia wydajności przetwarzania </w:t>
      </w:r>
      <w:r w:rsidR="00032652">
        <w:t>danych</w:t>
      </w:r>
      <w:r w:rsidR="00EA082D">
        <w:t>.</w:t>
      </w:r>
    </w:p>
    <w:p w:rsidR="00032652" w:rsidRDefault="00032652" w:rsidP="00EA082D">
      <w:pPr>
        <w:pStyle w:val="Tekstwiodcy"/>
      </w:pPr>
      <w:r>
        <w:t>Główne zalety tego silnika to:</w:t>
      </w:r>
    </w:p>
    <w:p w:rsidR="00032652" w:rsidRDefault="00EA1135" w:rsidP="00032652">
      <w:pPr>
        <w:pStyle w:val="Tekstwiodcy"/>
        <w:numPr>
          <w:ilvl w:val="0"/>
          <w:numId w:val="5"/>
        </w:numPr>
      </w:pPr>
      <w:r>
        <w:t>w</w:t>
      </w:r>
      <w:r w:rsidR="00114FDE">
        <w:t>ykrywanie</w:t>
      </w:r>
      <w:r w:rsidR="00032652">
        <w:t xml:space="preserve"> kolizji brył sztywnych oraz ciał </w:t>
      </w:r>
      <w:proofErr w:type="spellStart"/>
      <w:r w:rsidR="00032652">
        <w:t>deformowalnych</w:t>
      </w:r>
      <w:proofErr w:type="spellEnd"/>
      <w:r w:rsidR="00032652">
        <w:t xml:space="preserve"> w trybie ciągłym lub dyskretnym</w:t>
      </w:r>
      <w:r>
        <w:t>;</w:t>
      </w:r>
    </w:p>
    <w:p w:rsidR="00AC4305" w:rsidRDefault="00EA1135" w:rsidP="00032652">
      <w:pPr>
        <w:pStyle w:val="Tekstwiodcy"/>
        <w:numPr>
          <w:ilvl w:val="0"/>
          <w:numId w:val="5"/>
        </w:numPr>
      </w:pPr>
      <w:r>
        <w:t>p</w:t>
      </w:r>
      <w:r w:rsidR="00AC4305">
        <w:t xml:space="preserve">ełne wsparcie dla obiektów </w:t>
      </w:r>
      <w:proofErr w:type="spellStart"/>
      <w:r w:rsidR="00AC4305">
        <w:t>deformowalnych</w:t>
      </w:r>
      <w:proofErr w:type="spellEnd"/>
      <w:r w:rsidR="00671245">
        <w:t>, takich jak tkanina czy sprężyna</w:t>
      </w:r>
      <w:r>
        <w:t>;</w:t>
      </w:r>
    </w:p>
    <w:p w:rsidR="00032652" w:rsidRDefault="00EA1135" w:rsidP="00032652">
      <w:pPr>
        <w:pStyle w:val="Tekstwiodcy"/>
        <w:numPr>
          <w:ilvl w:val="0"/>
          <w:numId w:val="5"/>
        </w:numPr>
      </w:pPr>
      <w:r>
        <w:t>u</w:t>
      </w:r>
      <w:r w:rsidR="00032652">
        <w:t>dostępnione zestawy określonych „kształtów kolizji”, czyli obiektów geometrycznych</w:t>
      </w:r>
      <w:r>
        <w:t>,</w:t>
      </w:r>
      <w:r w:rsidR="00032652">
        <w:t xml:space="preserve"> na podstawie których wyznaczane są kolizje</w:t>
      </w:r>
      <w:r w:rsidR="00671245">
        <w:t xml:space="preserve"> oraz według których obliczane są reakcje na te kolizje</w:t>
      </w:r>
      <w:r w:rsidR="00032652">
        <w:t xml:space="preserve">. </w:t>
      </w:r>
      <w:r w:rsidR="00671245">
        <w:t>W skład tych kształtów wchodzą</w:t>
      </w:r>
      <w:r w:rsidR="00032652">
        <w:t>: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s</w:t>
      </w:r>
      <w:r w:rsidR="00032652">
        <w:t>fer</w:t>
      </w:r>
      <w:r w:rsidR="00AC4305">
        <w:t>a</w:t>
      </w:r>
      <w:r>
        <w:t>;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p</w:t>
      </w:r>
      <w:r w:rsidR="00032652">
        <w:t>rostopadłościan</w:t>
      </w:r>
      <w:r>
        <w:t>;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w</w:t>
      </w:r>
      <w:r w:rsidR="00032652">
        <w:t>al</w:t>
      </w:r>
      <w:r w:rsidR="00AC4305">
        <w:t>ec</w:t>
      </w:r>
      <w:r>
        <w:t>;</w:t>
      </w:r>
    </w:p>
    <w:p w:rsidR="00032652" w:rsidRDefault="00032652" w:rsidP="00032652">
      <w:pPr>
        <w:pStyle w:val="Tekstwiodcy"/>
        <w:numPr>
          <w:ilvl w:val="2"/>
          <w:numId w:val="5"/>
        </w:numPr>
      </w:pPr>
      <w:r>
        <w:t>Stoż</w:t>
      </w:r>
      <w:r w:rsidR="00AC4305">
        <w:t>ek</w:t>
      </w:r>
      <w:r>
        <w:t xml:space="preserve"> 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o</w:t>
      </w:r>
      <w:r w:rsidR="00AC4305">
        <w:t xml:space="preserve">toczka wypukła, wykorzystująca algorytm </w:t>
      </w:r>
      <w:r w:rsidR="00AC4305" w:rsidRPr="00AC4305">
        <w:t>Gilbert</w:t>
      </w:r>
      <w:r w:rsidR="00AC4305">
        <w:t>a</w:t>
      </w:r>
      <w:r>
        <w:t>-</w:t>
      </w:r>
      <w:r w:rsidR="00AC4305" w:rsidRPr="00AC4305">
        <w:t>Johnson</w:t>
      </w:r>
      <w:r w:rsidR="00AC4305">
        <w:t>a</w:t>
      </w:r>
      <w:r>
        <w:t>-</w:t>
      </w:r>
      <w:proofErr w:type="spellStart"/>
      <w:r w:rsidR="00AC4305" w:rsidRPr="00AC4305">
        <w:t>Keerthi</w:t>
      </w:r>
      <w:r w:rsidR="00AC4305">
        <w:t>ego</w:t>
      </w:r>
      <w:proofErr w:type="spellEnd"/>
      <w:r>
        <w:t>;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o</w:t>
      </w:r>
      <w:r w:rsidR="00AC4305">
        <w:t>toczka niewypukła</w:t>
      </w:r>
      <w:r>
        <w:t>;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s</w:t>
      </w:r>
      <w:r w:rsidR="00AC4305">
        <w:t>iatka trójkątów</w:t>
      </w:r>
      <w:r>
        <w:t>;</w:t>
      </w:r>
    </w:p>
    <w:p w:rsidR="00AC4305" w:rsidRDefault="00EA1135" w:rsidP="00AC4305">
      <w:pPr>
        <w:pStyle w:val="Tekstwiodcy"/>
        <w:numPr>
          <w:ilvl w:val="1"/>
          <w:numId w:val="5"/>
        </w:numPr>
      </w:pPr>
      <w:r>
        <w:t>o</w:t>
      </w:r>
      <w:r w:rsidR="00AC4305">
        <w:t>pcjonaln</w:t>
      </w:r>
      <w:r w:rsidR="00192A51">
        <w:t>a możliwość wykorzystania t</w:t>
      </w:r>
      <w:r w:rsidR="00114FDE">
        <w:t xml:space="preserve">echnologii CUDA oraz </w:t>
      </w:r>
      <w:proofErr w:type="spellStart"/>
      <w:r w:rsidR="00114FDE">
        <w:t>OpenCL</w:t>
      </w:r>
      <w:proofErr w:type="spellEnd"/>
      <w:r w:rsidR="00192A51">
        <w:t xml:space="preserve"> celem zmniejszenia czasu obliczeń kroków symulacji</w:t>
      </w:r>
      <w:r>
        <w:t>.</w:t>
      </w:r>
    </w:p>
    <w:p w:rsidR="00AC4305" w:rsidRDefault="00114FDE" w:rsidP="00974DE0">
      <w:pPr>
        <w:pStyle w:val="Tekstwiodcy"/>
        <w:ind w:firstLine="431"/>
      </w:pPr>
      <w:r>
        <w:t xml:space="preserve">Dodatkowym atutem dla potencjalnego użytkownika tej biblioteki może być dosyć obszerne forum projektu, na którym dyskutowane są problemy programistów podczas użytkowania tej biblioteki, gdzie często wypowiadają się jej </w:t>
      </w:r>
      <w:proofErr w:type="spellStart"/>
      <w:r>
        <w:t>kontrybutorzy</w:t>
      </w:r>
      <w:proofErr w:type="spellEnd"/>
      <w:r>
        <w:t>. Znacząco ułatwia to użytkowanie podczas realnego tworzenia aplikacji, ponieważ ze względu na złożoność rozwiązania nie można poznać go dogłębnie z każdej strony w stosunkowo krótkim czasie.</w:t>
      </w:r>
    </w:p>
    <w:p w:rsidR="00114FDE" w:rsidRDefault="008F2597" w:rsidP="00114FDE">
      <w:pPr>
        <w:pStyle w:val="Tekstwiodcy"/>
        <w:ind w:firstLine="431"/>
      </w:pPr>
      <w:r>
        <w:t xml:space="preserve">Rozwiązanie to jest bardzo docenione w środowisku, o czym świadczy fakt, że jest </w:t>
      </w:r>
      <w:r w:rsidR="00EA1135">
        <w:t xml:space="preserve">ono </w:t>
      </w:r>
      <w:r>
        <w:t>zintegrowan</w:t>
      </w:r>
      <w:r w:rsidR="00EA1135">
        <w:t>e</w:t>
      </w:r>
      <w:r>
        <w:t xml:space="preserve"> w takich programach</w:t>
      </w:r>
      <w:r w:rsidR="00EA1135">
        <w:t>,</w:t>
      </w:r>
      <w:r>
        <w:t xml:space="preserve"> jak </w:t>
      </w:r>
      <w:proofErr w:type="spellStart"/>
      <w:r>
        <w:t>Blender</w:t>
      </w:r>
      <w:proofErr w:type="spellEnd"/>
      <w:r>
        <w:t xml:space="preserve">, </w:t>
      </w:r>
      <w:proofErr w:type="spellStart"/>
      <w:r>
        <w:t>Houdini</w:t>
      </w:r>
      <w:proofErr w:type="spellEnd"/>
      <w:r>
        <w:t xml:space="preserve">, </w:t>
      </w:r>
      <w:proofErr w:type="spellStart"/>
      <w:r>
        <w:t>SoftImage</w:t>
      </w:r>
      <w:proofErr w:type="spellEnd"/>
      <w:r>
        <w:t xml:space="preserve"> czy </w:t>
      </w:r>
      <w:r w:rsidRPr="008F2597">
        <w:t>C</w:t>
      </w:r>
      <w:r>
        <w:t>inema</w:t>
      </w:r>
      <w:r w:rsidRPr="008F2597">
        <w:t xml:space="preserve"> 4D</w:t>
      </w:r>
      <w:r>
        <w:t xml:space="preserve">. Dodatkowo można wspomnieć, że jako rozwiązanie działające w czasie rzeczywistym również </w:t>
      </w:r>
      <w:r>
        <w:lastRenderedPageBreak/>
        <w:t>sprawdza się doskonale</w:t>
      </w:r>
      <w:r w:rsidR="00EA1135">
        <w:t>,</w:t>
      </w:r>
      <w:r>
        <w:t xml:space="preserve"> o czym świadczy fakt</w:t>
      </w:r>
      <w:r w:rsidR="00EA1135">
        <w:t>,</w:t>
      </w:r>
      <w:r>
        <w:t xml:space="preserve"> że zostało ono użyte w takich produkcjach</w:t>
      </w:r>
      <w:r w:rsidR="00EA1135">
        <w:t>,</w:t>
      </w:r>
      <w:r>
        <w:t xml:space="preserve"> jak </w:t>
      </w:r>
      <w:r w:rsidR="00EA1135">
        <w:t>„</w:t>
      </w:r>
      <w:r>
        <w:t xml:space="preserve">Grand </w:t>
      </w:r>
      <w:proofErr w:type="spellStart"/>
      <w:r>
        <w:t>Theft</w:t>
      </w:r>
      <w:proofErr w:type="spellEnd"/>
      <w:r>
        <w:t xml:space="preserve"> Auto V</w:t>
      </w:r>
      <w:r w:rsidR="00EA1135">
        <w:t>”</w:t>
      </w:r>
      <w:r>
        <w:t xml:space="preserve">, </w:t>
      </w:r>
      <w:r w:rsidR="00EA1135">
        <w:t>„</w:t>
      </w:r>
      <w:r>
        <w:t>DIRT</w:t>
      </w:r>
      <w:r w:rsidR="00EA1135">
        <w:t>”</w:t>
      </w:r>
      <w:r>
        <w:t xml:space="preserve"> oraz </w:t>
      </w:r>
      <w:r w:rsidR="00EA1135">
        <w:t>„</w:t>
      </w:r>
      <w:r w:rsidRPr="008F2597">
        <w:t xml:space="preserve">Red </w:t>
      </w:r>
      <w:proofErr w:type="spellStart"/>
      <w:r w:rsidRPr="008F2597">
        <w:t>Dead</w:t>
      </w:r>
      <w:proofErr w:type="spellEnd"/>
      <w:r w:rsidRPr="008F2597">
        <w:t xml:space="preserve"> </w:t>
      </w:r>
      <w:proofErr w:type="spellStart"/>
      <w:r w:rsidRPr="008F2597">
        <w:t>Redemption</w:t>
      </w:r>
      <w:proofErr w:type="spellEnd"/>
      <w:r w:rsidR="00EA1135">
        <w:t>”</w:t>
      </w:r>
      <w:r>
        <w:t>.</w:t>
      </w:r>
    </w:p>
    <w:p w:rsidR="008F2597" w:rsidRDefault="008F2597" w:rsidP="00114FDE">
      <w:pPr>
        <w:pStyle w:val="Tekstwiodcy"/>
        <w:ind w:firstLine="431"/>
      </w:pPr>
    </w:p>
    <w:p w:rsidR="008F2597" w:rsidRDefault="008F2597" w:rsidP="008F2597">
      <w:pPr>
        <w:pStyle w:val="NrNagwek3"/>
      </w:pPr>
      <w:bookmarkStart w:id="75" w:name="_Toc468058777"/>
      <w:proofErr w:type="spellStart"/>
      <w:r>
        <w:t>DirectXTK</w:t>
      </w:r>
      <w:bookmarkEnd w:id="75"/>
      <w:proofErr w:type="spellEnd"/>
    </w:p>
    <w:p w:rsidR="008F2597" w:rsidRDefault="0003180C" w:rsidP="008F2597">
      <w:pPr>
        <w:pStyle w:val="Tekstwiodcy"/>
      </w:pPr>
      <w:proofErr w:type="spellStart"/>
      <w:r>
        <w:t>DirectXTK</w:t>
      </w:r>
      <w:proofErr w:type="spellEnd"/>
      <w:r>
        <w:t xml:space="preserve">, czyli DirectX </w:t>
      </w:r>
      <w:proofErr w:type="spellStart"/>
      <w:r>
        <w:t>Tool</w:t>
      </w:r>
      <w:proofErr w:type="spellEnd"/>
      <w:r>
        <w:t xml:space="preserve"> Kit, jest to biblioteka, a właściwie zestaw klas i struktur pomocniczych, ułatwiających implementację najczęściej budowanych szablonów i konstrukcji aplikacji używających DirectX, a </w:t>
      </w:r>
      <w:r w:rsidR="00EA1135">
        <w:t xml:space="preserve">jest </w:t>
      </w:r>
      <w:r>
        <w:t>to np. tworzenie macierzy widoków, perspektyw, zarządzanie pamięcią buforów wierzchołków oraz predefiniowane typy wierzchołków wejściowych dla shaderów.</w:t>
      </w:r>
    </w:p>
    <w:p w:rsidR="0003180C" w:rsidRDefault="0003180C" w:rsidP="008F2597">
      <w:pPr>
        <w:pStyle w:val="Tekstwiodcy"/>
      </w:pPr>
      <w:r>
        <w:t>Projekt ten powstał pod egidą firmy Microsoft i jest on oficjalnie wspierany przez pracowników tej firmy. Jest stale rozwijany</w:t>
      </w:r>
      <w:r w:rsidR="00F61A40">
        <w:t>,</w:t>
      </w:r>
      <w:r>
        <w:t xml:space="preserve"> co potwierdzają daty udostępnień nowych kawałków kodu na oficjalnym repozytorium. Wersja</w:t>
      </w:r>
      <w:r w:rsidR="00F61A40">
        <w:t>,</w:t>
      </w:r>
      <w:r>
        <w:t xml:space="preserve"> która została użyta w tym </w:t>
      </w:r>
      <w:r w:rsidR="007D2C4C">
        <w:t>projekcie</w:t>
      </w:r>
      <w:r w:rsidR="00F61A40">
        <w:t>,</w:t>
      </w:r>
      <w:r>
        <w:t xml:space="preserve"> odnosi się do wersji 11 DirectX, jednak teraz skupiono się na rozwoju wersji dla najnowszej wersji </w:t>
      </w:r>
      <w:r w:rsidR="007D2C4C">
        <w:t xml:space="preserve">biblioteki </w:t>
      </w:r>
      <w:r>
        <w:t>Microsoftu</w:t>
      </w:r>
      <w:r w:rsidR="007D2C4C">
        <w:t xml:space="preserve"> i to ona jest głównym </w:t>
      </w:r>
      <w:r w:rsidR="00F61A40">
        <w:t xml:space="preserve">przedmiotem </w:t>
      </w:r>
      <w:r w:rsidR="007D2C4C">
        <w:t>zainteresowan</w:t>
      </w:r>
      <w:r w:rsidR="00F61A40">
        <w:t>ia</w:t>
      </w:r>
      <w:r w:rsidR="007D2C4C">
        <w:t xml:space="preserve"> kontrybutorów</w:t>
      </w:r>
      <w:r>
        <w:t>.</w:t>
      </w:r>
    </w:p>
    <w:p w:rsidR="0003180C" w:rsidRDefault="007D2C4C" w:rsidP="008F2597">
      <w:pPr>
        <w:pStyle w:val="Tekstwiodcy"/>
      </w:pPr>
      <w:r>
        <w:t xml:space="preserve">Jednak o jakich klasach pomocniczych mowa? </w:t>
      </w:r>
      <w:proofErr w:type="spellStart"/>
      <w:r>
        <w:t>DirectXTK</w:t>
      </w:r>
      <w:proofErr w:type="spellEnd"/>
      <w:r>
        <w:t xml:space="preserve"> dostarcza np. klasy predefiniowanych efektów, np. mgły. Proces implementacji takiego efektu sprowadziłby się normalnie do żmudnej implementacji skomplikowanego </w:t>
      </w:r>
      <w:proofErr w:type="spellStart"/>
      <w:r>
        <w:t>shadera</w:t>
      </w:r>
      <w:proofErr w:type="spellEnd"/>
      <w:r>
        <w:t xml:space="preserve">, opartego na nietrywialnym zapewne modelu matematycznym, powodując tym samym </w:t>
      </w:r>
      <w:r w:rsidR="00F61A40">
        <w:t>niedostępność</w:t>
      </w:r>
      <w:r>
        <w:t xml:space="preserve"> dla przeciętnego twórcy aplikacji (np. na Universal Windows Platform, czyli użytkową aplikację Windows 10, do której również można użyć DirectX). W przypadku tego </w:t>
      </w:r>
      <w:proofErr w:type="spellStart"/>
      <w:r>
        <w:t>framework</w:t>
      </w:r>
      <w:r w:rsidR="00F61A40">
        <w:t>u</w:t>
      </w:r>
      <w:proofErr w:type="spellEnd"/>
      <w:r>
        <w:t xml:space="preserve"> sprowadzi się to do inicjalizacji klasy i użycie jednej z jej metod na początku potoku renderowania, czy też w jego trakcie, w zależności od zastosowania. Prowadzi to bezpośrednio </w:t>
      </w:r>
      <w:r w:rsidR="00F61A40">
        <w:t xml:space="preserve">do </w:t>
      </w:r>
      <w:r>
        <w:t xml:space="preserve">znacznego zwiększenia wydajności pracy i efektowności </w:t>
      </w:r>
      <w:r w:rsidR="00F61A40">
        <w:t xml:space="preserve">jej </w:t>
      </w:r>
      <w:r>
        <w:t>wyników, w niewymagających dużej wiedzy o grafice komputerowej</w:t>
      </w:r>
      <w:r w:rsidR="00352691">
        <w:t xml:space="preserve"> w</w:t>
      </w:r>
      <w:r>
        <w:t xml:space="preserve"> aplikacjach użytkowych.</w:t>
      </w:r>
    </w:p>
    <w:p w:rsidR="0003180C" w:rsidRDefault="0003180C" w:rsidP="008F2597">
      <w:pPr>
        <w:pStyle w:val="Tekstwiodcy"/>
      </w:pPr>
    </w:p>
    <w:p w:rsidR="00A438A4" w:rsidRDefault="00A16D8A" w:rsidP="00C76955">
      <w:pPr>
        <w:pStyle w:val="NrNagwek2"/>
      </w:pPr>
      <w:bookmarkStart w:id="76" w:name="_Toc468058778"/>
      <w:r>
        <w:t>Struktura aplikacji</w:t>
      </w:r>
      <w:bookmarkEnd w:id="76"/>
    </w:p>
    <w:p w:rsidR="0085650C" w:rsidRDefault="0085650C" w:rsidP="0085650C">
      <w:pPr>
        <w:pStyle w:val="NrNagwek3"/>
      </w:pPr>
      <w:bookmarkStart w:id="77" w:name="_Toc468058779"/>
      <w:r>
        <w:t>Architektura</w:t>
      </w:r>
      <w:bookmarkEnd w:id="77"/>
      <w:r>
        <w:t xml:space="preserve"> </w:t>
      </w:r>
    </w:p>
    <w:p w:rsidR="0085650C" w:rsidRDefault="0085650C" w:rsidP="0085650C">
      <w:pPr>
        <w:pStyle w:val="Tekstwiodcy"/>
      </w:pPr>
      <w:r>
        <w:t xml:space="preserve">Aplikacja została napisana w języku C++ z zastosowaniem paradygmatu programowania obiektowego. Było to niejako wymuszone przez użyte narzędzia, ponieważ DirectX został </w:t>
      </w:r>
      <w:r>
        <w:lastRenderedPageBreak/>
        <w:t>napisany całkowicie obiektowo, a sam Microsoft poleca takie praktyki. Robi to w sposób dosłowny</w:t>
      </w:r>
      <w:r w:rsidR="00F61A40">
        <w:t>,</w:t>
      </w:r>
      <w:r>
        <w:t xml:space="preserve"> </w:t>
      </w:r>
      <w:r w:rsidR="00B05186">
        <w:t xml:space="preserve">gdy czytamy o tym w pierwszym artykule dotyczącym </w:t>
      </w:r>
      <w:proofErr w:type="spellStart"/>
      <w:r w:rsidR="00B05186">
        <w:t>DirectXa</w:t>
      </w:r>
      <w:proofErr w:type="spellEnd"/>
      <w:r w:rsidR="00B05186">
        <w:t xml:space="preserve"> oraz realizując wszystkie przykłady w tym właśnie stylu. </w:t>
      </w:r>
      <w:proofErr w:type="spellStart"/>
      <w:r w:rsidR="00B05186">
        <w:t>Bullet</w:t>
      </w:r>
      <w:proofErr w:type="spellEnd"/>
      <w:r w:rsidR="00B05186">
        <w:t xml:space="preserve"> Engine w używanej w tym projekcie wersji również posiada całkowicie obiektową strukturę kodu.</w:t>
      </w:r>
    </w:p>
    <w:p w:rsidR="00662D72" w:rsidRDefault="00B05186" w:rsidP="0085650C">
      <w:pPr>
        <w:pStyle w:val="Tekstwiodcy"/>
      </w:pPr>
      <w:r>
        <w:t>Klasy używan</w:t>
      </w:r>
      <w:r w:rsidR="00662D72">
        <w:t>ych</w:t>
      </w:r>
      <w:r>
        <w:t xml:space="preserve"> przeze mnie bibliotek są </w:t>
      </w:r>
      <w:r w:rsidR="00662D72">
        <w:t xml:space="preserve">deklarowane jako inteligentne wskaźniki. Było to zaleceniem, ze względu na szczególny nacisk na wydajność wszystkich użytych przeze mnie rozwiązań, z jednoczesnym uwzględnieniem łatwości w zarządzaniu kodem oraz pamięcią. W przypadku klas Microsoftu użyta została klasa </w:t>
      </w:r>
      <w:proofErr w:type="spellStart"/>
      <w:r w:rsidR="00662D72">
        <w:t>ComPtr</w:t>
      </w:r>
      <w:proofErr w:type="spellEnd"/>
      <w:r w:rsidR="00662D72">
        <w:t xml:space="preserve">, która ma być inteligentnym wskaźnikiem </w:t>
      </w:r>
      <w:r w:rsidR="001F4647">
        <w:t xml:space="preserve">na typ </w:t>
      </w:r>
      <w:proofErr w:type="spellStart"/>
      <w:r w:rsidR="001F4647">
        <w:t>IUnknown</w:t>
      </w:r>
      <w:proofErr w:type="spellEnd"/>
      <w:r w:rsidR="001F4647">
        <w:t xml:space="preserve">, który jest klasą bazową wszystkich klas biblioteki DirectX. W przypadku </w:t>
      </w:r>
      <w:proofErr w:type="spellStart"/>
      <w:r w:rsidR="001F4647">
        <w:t>Bullet</w:t>
      </w:r>
      <w:proofErr w:type="spellEnd"/>
      <w:r w:rsidR="001F4647">
        <w:t xml:space="preserve"> Engine, użycie </w:t>
      </w:r>
      <w:proofErr w:type="spellStart"/>
      <w:r w:rsidR="001F4647">
        <w:t>shared_ptr</w:t>
      </w:r>
      <w:proofErr w:type="spellEnd"/>
      <w:r w:rsidR="001F4647">
        <w:t xml:space="preserve"> lub </w:t>
      </w:r>
      <w:proofErr w:type="spellStart"/>
      <w:r w:rsidR="001F4647">
        <w:t>ComPtr</w:t>
      </w:r>
      <w:proofErr w:type="spellEnd"/>
      <w:r w:rsidR="001F4647">
        <w:t xml:space="preserve">, </w:t>
      </w:r>
      <w:proofErr w:type="spellStart"/>
      <w:r w:rsidR="001F4647">
        <w:t>skutowało</w:t>
      </w:r>
      <w:proofErr w:type="spellEnd"/>
      <w:r w:rsidR="001F4647">
        <w:t xml:space="preserve"> tym, że klasy zarządzając samymi sobą kolidowały z klasami wskaźników, co wymusiło użycie ich jako zwykłych wskaźników znanych z C++.</w:t>
      </w:r>
    </w:p>
    <w:p w:rsidR="001F4647" w:rsidRDefault="001F4647" w:rsidP="0085650C">
      <w:pPr>
        <w:pStyle w:val="Tekstwiodcy"/>
      </w:pPr>
      <w:r>
        <w:t xml:space="preserve">Prawie każda klasa ma swój plik nagłówkowy oraz plik implementacji. Jest to model zalecany, dlatego też został użyty w tym projekcie. Jedynie klasa </w:t>
      </w:r>
      <w:proofErr w:type="spellStart"/>
      <w:r>
        <w:t>DXDebugDraw</w:t>
      </w:r>
      <w:proofErr w:type="spellEnd"/>
      <w:r>
        <w:t xml:space="preserve">, która jest realizacją </w:t>
      </w:r>
      <w:proofErr w:type="spellStart"/>
      <w:r>
        <w:t>interface’u</w:t>
      </w:r>
      <w:proofErr w:type="spellEnd"/>
      <w:r>
        <w:t xml:space="preserve"> silnika </w:t>
      </w:r>
      <w:proofErr w:type="spellStart"/>
      <w:r>
        <w:t>Bullet</w:t>
      </w:r>
      <w:proofErr w:type="spellEnd"/>
      <w:r>
        <w:t xml:space="preserve"> do rysowania obiektów w celach debugowania działania programu, </w:t>
      </w:r>
      <w:r w:rsidR="00A56439">
        <w:t xml:space="preserve">cała </w:t>
      </w:r>
      <w:r>
        <w:t>znajduje się w pliku nagłówkowym. Dzieje się tak ze względu na jej prostotę oraz fakt, że zaimplementowana została tylko 1 metoda, która była wymagana. Dodatkowo</w:t>
      </w:r>
      <w:r w:rsidR="00A56439">
        <w:t>,</w:t>
      </w:r>
      <w:r>
        <w:t xml:space="preserve"> bez plików implementacji zrealizowane zostały funkcj</w:t>
      </w:r>
      <w:r w:rsidR="00A56439">
        <w:t>e</w:t>
      </w:r>
      <w:r>
        <w:t xml:space="preserve"> przestrzeni nazw </w:t>
      </w:r>
      <w:proofErr w:type="spellStart"/>
      <w:r>
        <w:t>Debug</w:t>
      </w:r>
      <w:proofErr w:type="spellEnd"/>
      <w:r>
        <w:t xml:space="preserve">, ze względu na deklarację </w:t>
      </w:r>
      <w:proofErr w:type="spellStart"/>
      <w:r>
        <w:t>inline</w:t>
      </w:r>
      <w:proofErr w:type="spellEnd"/>
      <w:r>
        <w:t xml:space="preserve">, oraz makra z pliku </w:t>
      </w:r>
      <w:proofErr w:type="spellStart"/>
      <w:r>
        <w:t>Math.h</w:t>
      </w:r>
      <w:proofErr w:type="spellEnd"/>
      <w:r>
        <w:t>.</w:t>
      </w:r>
    </w:p>
    <w:p w:rsidR="001F4647" w:rsidRDefault="001F4647" w:rsidP="0085650C">
      <w:pPr>
        <w:pStyle w:val="Tekstwiodcy"/>
      </w:pPr>
      <w:r>
        <w:t xml:space="preserve">Klasa </w:t>
      </w:r>
      <w:proofErr w:type="spellStart"/>
      <w:r>
        <w:t>Simulation</w:t>
      </w:r>
      <w:proofErr w:type="spellEnd"/>
      <w:r w:rsidR="00A56439">
        <w:t>,</w:t>
      </w:r>
      <w:r>
        <w:t xml:space="preserve"> jako największa</w:t>
      </w:r>
      <w:r w:rsidR="00A56439">
        <w:t>,</w:t>
      </w:r>
      <w:r>
        <w:t xml:space="preserve"> została rozbita na wiele plików implementacji ze względu na łatwiejsze zarządzanie kodem programu. Wyodrębnione zostały funkcje obsługi myszy, klawiatury, funkcja renderowania, inicjalizacji oraz rekonfiguracji widoku kamery oraz okna.</w:t>
      </w:r>
    </w:p>
    <w:p w:rsidR="00B05186" w:rsidRDefault="008C3E5C" w:rsidP="0085650C">
      <w:pPr>
        <w:pStyle w:val="Tekstwiodcy"/>
      </w:pPr>
      <w:r>
        <w:t>Poszczególn</w:t>
      </w:r>
      <w:r w:rsidR="003B554E">
        <w:t>e klasy opisane zostaną poniżej.</w:t>
      </w:r>
    </w:p>
    <w:p w:rsidR="005112BA" w:rsidRDefault="005112BA" w:rsidP="0085650C">
      <w:pPr>
        <w:pStyle w:val="Tekstwiodcy"/>
      </w:pPr>
    </w:p>
    <w:p w:rsidR="00B05186" w:rsidRDefault="00B05186" w:rsidP="00B05186">
      <w:pPr>
        <w:pStyle w:val="NrNagwek3"/>
      </w:pPr>
      <w:bookmarkStart w:id="78" w:name="_Toc468058780"/>
      <w:r>
        <w:t xml:space="preserve">Klasa </w:t>
      </w:r>
      <w:proofErr w:type="spellStart"/>
      <w:r>
        <w:t>Simulation</w:t>
      </w:r>
      <w:bookmarkEnd w:id="78"/>
      <w:proofErr w:type="spellEnd"/>
    </w:p>
    <w:p w:rsidR="00B05186" w:rsidRDefault="00B05186" w:rsidP="00B05186">
      <w:pPr>
        <w:pStyle w:val="Tekstwiodcy"/>
      </w:pPr>
      <w:r>
        <w:t>Główną klasą, na którą należałoby spojrzeć</w:t>
      </w:r>
      <w:r w:rsidR="00A56439">
        <w:t>,</w:t>
      </w:r>
      <w:r>
        <w:t xml:space="preserve"> analizując działanie tej aplikacji, jest klasa </w:t>
      </w:r>
      <w:proofErr w:type="spellStart"/>
      <w:r>
        <w:t>Simulation</w:t>
      </w:r>
      <w:proofErr w:type="spellEnd"/>
      <w:r>
        <w:t xml:space="preserve">. Jest to klasa, której </w:t>
      </w:r>
      <w:r w:rsidR="00F35020">
        <w:t xml:space="preserve">metoda </w:t>
      </w:r>
      <w:proofErr w:type="spellStart"/>
      <w:r w:rsidR="00F35020">
        <w:t>initialize</w:t>
      </w:r>
      <w:proofErr w:type="spellEnd"/>
      <w:r w:rsidR="00F35020">
        <w:t xml:space="preserve"> </w:t>
      </w:r>
      <w:r>
        <w:t xml:space="preserve">inicjuje powstanie całego </w:t>
      </w:r>
      <w:r w:rsidR="008C3E5C">
        <w:t xml:space="preserve">potoku renderowania DirectX </w:t>
      </w:r>
      <w:r w:rsidR="00F35020">
        <w:t xml:space="preserve">oraz </w:t>
      </w:r>
      <w:r w:rsidR="008C3E5C">
        <w:t>obiekt</w:t>
      </w:r>
      <w:r w:rsidR="00F35020">
        <w:t>ów</w:t>
      </w:r>
      <w:r w:rsidR="008C3E5C">
        <w:t xml:space="preserve"> silnika fizycznego, przeprowadza</w:t>
      </w:r>
      <w:r w:rsidR="00F35020">
        <w:t>jąc dodatkowo</w:t>
      </w:r>
      <w:r w:rsidR="008C3E5C">
        <w:t xml:space="preserve"> jego konfigurację. </w:t>
      </w:r>
      <w:r w:rsidR="00F35020">
        <w:t xml:space="preserve">Interesującą z punktu widzenia użytkownika metodą tej klasy jest jeszcze metoda </w:t>
      </w:r>
      <w:proofErr w:type="spellStart"/>
      <w:r w:rsidR="00F35020">
        <w:t>initScenario</w:t>
      </w:r>
      <w:proofErr w:type="spellEnd"/>
      <w:r w:rsidR="00F35020">
        <w:t>, która poprzez umieszczoną wewnątrz funkcję definiuje</w:t>
      </w:r>
      <w:r w:rsidR="00A56439">
        <w:t>,</w:t>
      </w:r>
      <w:r w:rsidR="00F35020">
        <w:t xml:space="preserve"> jakie obiekt</w:t>
      </w:r>
      <w:r w:rsidR="00A56439">
        <w:t>y</w:t>
      </w:r>
      <w:r w:rsidR="00F35020">
        <w:t xml:space="preserve"> mają się pojawić w środowisku symulacji.</w:t>
      </w:r>
    </w:p>
    <w:p w:rsidR="009F385E" w:rsidRDefault="009F385E" w:rsidP="00B05186">
      <w:pPr>
        <w:pStyle w:val="Tekstwiodcy"/>
      </w:pPr>
    </w:p>
    <w:p w:rsidR="009F385E" w:rsidRDefault="009F385E" w:rsidP="009F385E">
      <w:pPr>
        <w:pStyle w:val="NrNagwek3"/>
      </w:pPr>
      <w:bookmarkStart w:id="79" w:name="_Toc468058781"/>
      <w:r>
        <w:lastRenderedPageBreak/>
        <w:t>Klasa Object</w:t>
      </w:r>
      <w:bookmarkEnd w:id="79"/>
    </w:p>
    <w:p w:rsidR="00A772BE" w:rsidRDefault="009F385E" w:rsidP="009F385E">
      <w:pPr>
        <w:pStyle w:val="Tekstwiodcy"/>
      </w:pPr>
      <w:r>
        <w:t xml:space="preserve">Klasa Object jest to klasa bazowa dla klas mających być </w:t>
      </w:r>
      <w:proofErr w:type="spellStart"/>
      <w:r>
        <w:t>wyrenderowanymi</w:t>
      </w:r>
      <w:proofErr w:type="spellEnd"/>
      <w:r>
        <w:t xml:space="preserve"> oraz posiadających fizykę. Drzewo obiektów </w:t>
      </w:r>
      <w:r w:rsidR="00192A51">
        <w:t xml:space="preserve">zaprezentowano na </w:t>
      </w:r>
      <w:r w:rsidR="00192A51">
        <w:fldChar w:fldCharType="begin"/>
      </w:r>
      <w:r w:rsidR="00192A51">
        <w:instrText xml:space="preserve"> REF _Ref468036309 \h </w:instrText>
      </w:r>
      <w:r w:rsidR="00192A51">
        <w:fldChar w:fldCharType="separate"/>
      </w:r>
      <w:r w:rsidR="00CF08C8">
        <w:t xml:space="preserve">Rysunek </w:t>
      </w:r>
      <w:r w:rsidR="00CF08C8">
        <w:rPr>
          <w:noProof/>
        </w:rPr>
        <w:t>9</w:t>
      </w:r>
      <w:r w:rsidR="00192A51">
        <w:fldChar w:fldCharType="end"/>
      </w:r>
      <w:r w:rsidR="00192A51">
        <w:t>.</w:t>
      </w:r>
    </w:p>
    <w:p w:rsidR="00A772BE" w:rsidRDefault="00321F44" w:rsidP="00A772BE">
      <w:pPr>
        <w:pStyle w:val="Tekstwiodcy"/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76.5pt">
            <v:imagedata r:id="rId16" o:title="object"/>
          </v:shape>
        </w:pict>
      </w:r>
    </w:p>
    <w:p w:rsidR="009F385E" w:rsidRDefault="00A772BE" w:rsidP="00A772BE">
      <w:pPr>
        <w:pStyle w:val="Legenda"/>
        <w:jc w:val="center"/>
      </w:pPr>
      <w:bookmarkStart w:id="80" w:name="_Ref468036309"/>
      <w:bookmarkStart w:id="81" w:name="_Toc467452570"/>
      <w:bookmarkStart w:id="82" w:name="_Toc467452572"/>
      <w:bookmarkStart w:id="83" w:name="_Toc468058754"/>
      <w:r>
        <w:t xml:space="preserve">Rysunek </w:t>
      </w:r>
      <w:fldSimple w:instr=" SEQ Rysunek \* ARABIC ">
        <w:r w:rsidR="00CF08C8">
          <w:rPr>
            <w:noProof/>
          </w:rPr>
          <w:t>9</w:t>
        </w:r>
      </w:fldSimple>
      <w:bookmarkEnd w:id="80"/>
      <w:r>
        <w:t xml:space="preserve"> Drzewo dziedziczenia klasy Object&lt;T&gt;</w:t>
      </w:r>
      <w:bookmarkEnd w:id="81"/>
      <w:bookmarkEnd w:id="82"/>
      <w:bookmarkEnd w:id="83"/>
    </w:p>
    <w:p w:rsidR="008C3E5C" w:rsidRDefault="00A772BE" w:rsidP="00974DE0">
      <w:pPr>
        <w:pStyle w:val="Tekstwiodcy"/>
        <w:ind w:firstLine="505"/>
      </w:pPr>
      <w:r>
        <w:t>Jak widać na powyższym diagramie, rdzeniem jest klasa Object, która</w:t>
      </w:r>
      <w:r w:rsidR="00A56439">
        <w:t>,</w:t>
      </w:r>
      <w:r>
        <w:t xml:space="preserve"> jako klasa szablonowa, </w:t>
      </w:r>
      <w:r w:rsidR="00A56439">
        <w:t>definiuje,</w:t>
      </w:r>
      <w:r>
        <w:t xml:space="preserve"> jaki typ wierzchołka otrzyma dany obiekt, a może to być np. </w:t>
      </w:r>
      <w:r w:rsidRPr="00A772BE">
        <w:t>DirectX::</w:t>
      </w:r>
      <w:proofErr w:type="spellStart"/>
      <w:r w:rsidRPr="00A772BE">
        <w:t>VertexPositionColor</w:t>
      </w:r>
      <w:proofErr w:type="spellEnd"/>
      <w:r>
        <w:t xml:space="preserve"> reprezentujący informację na temat położenia oraz koloru wierzchołka lub </w:t>
      </w:r>
      <w:r w:rsidRPr="00A772BE">
        <w:t>DirectX::</w:t>
      </w:r>
      <w:proofErr w:type="spellStart"/>
      <w:r w:rsidRPr="00A772BE">
        <w:t>VertexPositionColorTexture</w:t>
      </w:r>
      <w:proofErr w:type="spellEnd"/>
      <w:r>
        <w:t xml:space="preserve"> reprezentujący informację na temat pozycji, koloru oraz współrzędnej tekstury, która do wierzchołka jest przypisana. Klasie Box typ </w:t>
      </w:r>
      <w:r w:rsidR="00A56439">
        <w:t>definiuje</w:t>
      </w:r>
      <w:r>
        <w:t xml:space="preserve"> makro </w:t>
      </w:r>
      <w:r w:rsidRPr="00A772BE">
        <w:t>TEXTURED_VERTEX_TYPE</w:t>
      </w:r>
      <w:r>
        <w:t>.</w:t>
      </w:r>
    </w:p>
    <w:p w:rsidR="00A772BE" w:rsidRDefault="00A772BE" w:rsidP="00A772BE">
      <w:pPr>
        <w:pStyle w:val="Tekstwiodcy"/>
        <w:ind w:firstLine="0"/>
      </w:pPr>
    </w:p>
    <w:p w:rsidR="00A772BE" w:rsidRDefault="00A772BE" w:rsidP="00A772BE">
      <w:pPr>
        <w:pStyle w:val="NrNagwek3"/>
      </w:pPr>
      <w:bookmarkStart w:id="84" w:name="_Toc468058782"/>
      <w:r>
        <w:lastRenderedPageBreak/>
        <w:t xml:space="preserve">Przestrzeń nazw </w:t>
      </w:r>
      <w:proofErr w:type="spellStart"/>
      <w:r>
        <w:t>Scenario</w:t>
      </w:r>
      <w:bookmarkEnd w:id="84"/>
      <w:proofErr w:type="spellEnd"/>
    </w:p>
    <w:p w:rsidR="00A772BE" w:rsidRDefault="00A772BE" w:rsidP="00A772BE">
      <w:pPr>
        <w:pStyle w:val="Tekstwiodcy"/>
      </w:pPr>
      <w:r>
        <w:t xml:space="preserve">Plik </w:t>
      </w:r>
      <w:proofErr w:type="spellStart"/>
      <w:r>
        <w:t>Scenario.h</w:t>
      </w:r>
      <w:proofErr w:type="spellEnd"/>
      <w:r>
        <w:t xml:space="preserve"> </w:t>
      </w:r>
      <w:r w:rsidR="00A56439">
        <w:t>definiuje</w:t>
      </w:r>
      <w:r>
        <w:t xml:space="preserve"> przestrzeń nazw </w:t>
      </w:r>
      <w:proofErr w:type="spellStart"/>
      <w:r>
        <w:t>Scenario</w:t>
      </w:r>
      <w:proofErr w:type="spellEnd"/>
      <w:r>
        <w:t>, która to jest zbiorem 3 funkcji, odpowiadających za wygenerowanie odpowiedniej scenerii dla użytkownika do testów aplikacji. Funkcje te to: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boxTowers</w:t>
      </w:r>
      <w:proofErr w:type="spellEnd"/>
      <w:r>
        <w:t xml:space="preserve"> – generuje scenę wież z pudełek</w:t>
      </w:r>
      <w:r w:rsidR="00A56439">
        <w:t>;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plankDomino</w:t>
      </w:r>
      <w:proofErr w:type="spellEnd"/>
      <w:r>
        <w:t xml:space="preserve"> – generuje scenę z domino</w:t>
      </w:r>
      <w:r w:rsidR="00A56439">
        <w:t>;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houseOfCards</w:t>
      </w:r>
      <w:proofErr w:type="spellEnd"/>
      <w:r>
        <w:t xml:space="preserve"> – generuje scenę domku z klocków</w:t>
      </w:r>
      <w:r w:rsidR="00A56439">
        <w:t>.</w:t>
      </w:r>
    </w:p>
    <w:p w:rsidR="00A772BE" w:rsidRDefault="00A772BE" w:rsidP="00A772BE">
      <w:pPr>
        <w:pStyle w:val="Tekstwiodcy"/>
        <w:ind w:firstLine="0"/>
      </w:pPr>
      <w:r>
        <w:t>Pominę ich opis</w:t>
      </w:r>
      <w:r w:rsidR="00A56439">
        <w:t>,</w:t>
      </w:r>
      <w:r>
        <w:t xml:space="preserve"> ponieważ ten został już napisany podczas definiowania założeń.</w:t>
      </w:r>
    </w:p>
    <w:p w:rsidR="00A16D8A" w:rsidRDefault="00A16D8A" w:rsidP="00C76955">
      <w:pPr>
        <w:pStyle w:val="NrNagwek2"/>
      </w:pPr>
      <w:bookmarkStart w:id="85" w:name="_Toc468058783"/>
      <w:r>
        <w:t>Opis działania</w:t>
      </w:r>
      <w:bookmarkEnd w:id="85"/>
    </w:p>
    <w:p w:rsidR="00F35020" w:rsidRDefault="00F35020" w:rsidP="00F35020">
      <w:pPr>
        <w:pStyle w:val="NrNagwek3"/>
      </w:pPr>
      <w:bookmarkStart w:id="86" w:name="_Toc468058784"/>
      <w:r>
        <w:t>Potok renderowania</w:t>
      </w:r>
      <w:bookmarkEnd w:id="86"/>
    </w:p>
    <w:p w:rsidR="004F4CAB" w:rsidRDefault="004F4CAB" w:rsidP="004F4CAB">
      <w:pPr>
        <w:pStyle w:val="Tekstwiodcy"/>
      </w:pPr>
      <w:r>
        <w:t>Potok renderowania w DirectX to zbiór stanów/procesów, przez</w:t>
      </w:r>
      <w:ins w:id="87" w:author="Lama" w:date="2016-12-04T15:36:00Z">
        <w:r w:rsidR="00EA3866">
          <w:t xml:space="preserve"> ciąg </w:t>
        </w:r>
      </w:ins>
      <w:r>
        <w:t xml:space="preserve"> </w:t>
      </w:r>
      <w:del w:id="88" w:author="Lama" w:date="2016-12-04T15:37:00Z">
        <w:r w:rsidDel="00EA3866">
          <w:delText>które</w:delText>
        </w:r>
      </w:del>
      <w:ins w:id="89" w:author="Lama" w:date="2016-12-04T15:37:00Z">
        <w:r w:rsidR="00EA3866">
          <w:t>których</w:t>
        </w:r>
      </w:ins>
      <w:r>
        <w:t xml:space="preserve"> </w:t>
      </w:r>
      <w:del w:id="90" w:author="Lama" w:date="2016-12-04T15:35:00Z">
        <w:r w:rsidDel="00EA3866">
          <w:delText>są przepuszczane</w:delText>
        </w:r>
      </w:del>
      <w:ins w:id="91" w:author="Lama" w:date="2016-12-04T15:35:00Z">
        <w:r w:rsidR="00EA3866">
          <w:t>przechodzą</w:t>
        </w:r>
      </w:ins>
      <w:r>
        <w:t xml:space="preserve"> dane</w:t>
      </w:r>
      <w:del w:id="92" w:author="Lama" w:date="2016-12-04T15:36:00Z">
        <w:r w:rsidDel="00EA3866">
          <w:delText>,</w:delText>
        </w:r>
      </w:del>
      <w:r>
        <w:t xml:space="preserve"> </w:t>
      </w:r>
      <w:del w:id="93" w:author="Lama" w:date="2016-12-04T15:35:00Z">
        <w:r w:rsidDel="00EA3866">
          <w:delText>które w</w:delText>
        </w:r>
      </w:del>
      <w:ins w:id="94" w:author="Lama" w:date="2016-12-04T15:35:00Z">
        <w:r w:rsidR="00EA3866">
          <w:t>w</w:t>
        </w:r>
      </w:ins>
      <w:r>
        <w:t>ygener</w:t>
      </w:r>
      <w:ins w:id="95" w:author="Lama" w:date="2016-12-04T15:35:00Z">
        <w:r w:rsidR="00EA3866">
          <w:t>owane przez</w:t>
        </w:r>
      </w:ins>
      <w:del w:id="96" w:author="Lama" w:date="2016-12-04T15:35:00Z">
        <w:r w:rsidDel="00EA3866">
          <w:delText>uje</w:delText>
        </w:r>
      </w:del>
      <w:r>
        <w:t xml:space="preserve"> użytkownik</w:t>
      </w:r>
      <w:ins w:id="97" w:author="Lama" w:date="2016-12-04T15:35:00Z">
        <w:r w:rsidR="00EA3866">
          <w:t>a</w:t>
        </w:r>
      </w:ins>
      <w:r>
        <w:t>, a które mają być przekształcone na 2</w:t>
      </w:r>
      <w:r w:rsidR="00A56439">
        <w:t>-</w:t>
      </w:r>
      <w:r>
        <w:t>wymiarową tablicę pikseli</w:t>
      </w:r>
      <w:ins w:id="98" w:author="Lama" w:date="2016-12-04T15:38:00Z">
        <w:r w:rsidR="00EA3866">
          <w:t>, reprezentującą pojedynczą klatkę</w:t>
        </w:r>
      </w:ins>
      <w:del w:id="99" w:author="Lama" w:date="2016-12-04T15:37:00Z">
        <w:r w:rsidDel="00EA3866">
          <w:delText>,</w:delText>
        </w:r>
      </w:del>
      <w:r>
        <w:t xml:space="preserve"> </w:t>
      </w:r>
      <w:del w:id="100" w:author="Lama" w:date="2016-12-04T15:38:00Z">
        <w:r w:rsidDel="00EA3866">
          <w:delText>która ma zostać wyświetlona na ekranie</w:delText>
        </w:r>
        <w:r w:rsidR="006015F1" w:rsidDel="00EA3866">
          <w:delText xml:space="preserve"> </w:delText>
        </w:r>
      </w:del>
      <w:sdt>
        <w:sdtPr>
          <w:id w:val="-2040039065"/>
          <w:citation/>
        </w:sdtPr>
        <w:sdtContent>
          <w:r w:rsidR="00A7317D">
            <w:fldChar w:fldCharType="begin"/>
          </w:r>
          <w:r w:rsidR="00A7317D">
            <w:instrText xml:space="preserve"> CITATION Lun14 \l 1045 </w:instrText>
          </w:r>
          <w:r w:rsidR="00A7317D">
            <w:fldChar w:fldCharType="separate"/>
          </w:r>
          <w:r w:rsidR="001F042C" w:rsidRPr="001F042C">
            <w:rPr>
              <w:noProof/>
            </w:rPr>
            <w:t>[11]</w:t>
          </w:r>
          <w:r w:rsidR="00A7317D">
            <w:fldChar w:fldCharType="end"/>
          </w:r>
        </w:sdtContent>
      </w:sdt>
      <w:r>
        <w:t xml:space="preserve">. Składa się on z 10 stanów, </w:t>
      </w:r>
      <w:r w:rsidR="00A56439">
        <w:t>pokazanych na</w:t>
      </w:r>
      <w:r w:rsidR="00192A51">
        <w:t xml:space="preserve"> </w:t>
      </w:r>
      <w:r w:rsidR="00A56439">
        <w:fldChar w:fldCharType="begin"/>
      </w:r>
      <w:r w:rsidR="00A56439">
        <w:instrText xml:space="preserve"> REF _Ref468036376 \h </w:instrText>
      </w:r>
      <w:r w:rsidR="00A56439">
        <w:fldChar w:fldCharType="separate"/>
      </w:r>
      <w:r w:rsidR="00A56439">
        <w:t xml:space="preserve">Rysunku </w:t>
      </w:r>
      <w:r w:rsidR="00A56439">
        <w:rPr>
          <w:noProof/>
        </w:rPr>
        <w:t>10</w:t>
      </w:r>
      <w:r w:rsidR="00A56439">
        <w:fldChar w:fldCharType="end"/>
      </w:r>
      <w:r w:rsidR="00192A51">
        <w:t>.</w:t>
      </w:r>
    </w:p>
    <w:p w:rsidR="004F4CAB" w:rsidRDefault="004F4CAB" w:rsidP="004F4CAB">
      <w:pPr>
        <w:pStyle w:val="Tekstwiodcy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695700" cy="6096000"/>
            <wp:effectExtent l="0" t="0" r="0" b="0"/>
            <wp:docPr id="1" name="Obraz 1" descr="Diagram of the data flow in the Direct3D 11 programmable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d11_pipeline_stages" descr="Diagram of the data flow in the Direct3D 11 programmable pipel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CAB" w:rsidRDefault="004F4CAB" w:rsidP="004F4CAB">
      <w:pPr>
        <w:pStyle w:val="Legenda"/>
        <w:jc w:val="center"/>
      </w:pPr>
      <w:bookmarkStart w:id="101" w:name="_Ref468036376"/>
      <w:bookmarkStart w:id="102" w:name="_Toc467452571"/>
      <w:bookmarkStart w:id="103" w:name="_Toc467452573"/>
      <w:bookmarkStart w:id="104" w:name="_Toc468058755"/>
      <w:r>
        <w:t xml:space="preserve">Rysunek </w:t>
      </w:r>
      <w:fldSimple w:instr=" SEQ Rysunek \* ARABIC ">
        <w:r w:rsidR="00CF08C8">
          <w:rPr>
            <w:noProof/>
          </w:rPr>
          <w:t>10</w:t>
        </w:r>
      </w:fldSimple>
      <w:bookmarkEnd w:id="101"/>
      <w:r>
        <w:t xml:space="preserve"> Potok </w:t>
      </w:r>
      <w:proofErr w:type="spellStart"/>
      <w:r>
        <w:t>renderowanie</w:t>
      </w:r>
      <w:proofErr w:type="spellEnd"/>
      <w:r>
        <w:t xml:space="preserve"> DirectX</w:t>
      </w:r>
      <w:bookmarkEnd w:id="102"/>
      <w:bookmarkEnd w:id="103"/>
      <w:bookmarkEnd w:id="104"/>
    </w:p>
    <w:p w:rsidR="00C34EA6" w:rsidRDefault="00C34EA6" w:rsidP="004F4CAB">
      <w:pPr>
        <w:pStyle w:val="Tekstwiodcy"/>
        <w:ind w:firstLine="0"/>
      </w:pPr>
      <w:r>
        <w:t>Poziome strzałki symbolizują dostęp do pamięci urządzenia.</w:t>
      </w:r>
    </w:p>
    <w:p w:rsidR="00C34EA6" w:rsidRDefault="00C34EA6" w:rsidP="00C34EA6">
      <w:pPr>
        <w:pStyle w:val="Tekstwiodcy"/>
        <w:ind w:firstLine="0"/>
      </w:pPr>
      <w:r>
        <w:t>Każdy stan ma swoją określoną funkcję, a mianowicie:</w:t>
      </w:r>
    </w:p>
    <w:p w:rsidR="004F4CAB" w:rsidRDefault="00C34EA6" w:rsidP="00C34EA6">
      <w:pPr>
        <w:pStyle w:val="Tekstwiodcy"/>
        <w:numPr>
          <w:ilvl w:val="0"/>
          <w:numId w:val="9"/>
        </w:numPr>
      </w:pPr>
      <w:r>
        <w:t xml:space="preserve">Input Assembler </w:t>
      </w:r>
      <w:proofErr w:type="spellStart"/>
      <w:r>
        <w:t>Stage</w:t>
      </w:r>
      <w:proofErr w:type="spellEnd"/>
      <w:r>
        <w:t xml:space="preserve"> – stan potoku, w którym definiowane są dane wejściowe do potoku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Vertex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</w:t>
      </w:r>
      <w:r w:rsidR="00A56439">
        <w:t>,</w:t>
      </w:r>
      <w:r>
        <w:t xml:space="preserve"> w którym operuje się na wierzchołkach zdefiniowanych w poprzednim stanie potoku. Podczas trwania tego procesu dokonuje się np. transformacji lub </w:t>
      </w:r>
      <w:proofErr w:type="spellStart"/>
      <w:r>
        <w:t>morphingu</w:t>
      </w:r>
      <w:proofErr w:type="spellEnd"/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r>
        <w:t xml:space="preserve">Hull </w:t>
      </w:r>
      <w:proofErr w:type="spellStart"/>
      <w:r>
        <w:t>Shader</w:t>
      </w:r>
      <w:proofErr w:type="spellEnd"/>
      <w:r w:rsidR="001F6069">
        <w:t xml:space="preserve"> </w:t>
      </w:r>
      <w:proofErr w:type="spellStart"/>
      <w:r w:rsidR="001F6069">
        <w:t>Stage</w:t>
      </w:r>
      <w:proofErr w:type="spellEnd"/>
      <w:r>
        <w:t xml:space="preserve"> – stan odpowiedzialny za </w:t>
      </w:r>
      <w:r w:rsidR="001F6069">
        <w:t xml:space="preserve">przekształcenie przekazanych doń </w:t>
      </w:r>
      <w:proofErr w:type="spellStart"/>
      <w:r w:rsidR="001F6069">
        <w:t>wierzołków</w:t>
      </w:r>
      <w:proofErr w:type="spellEnd"/>
      <w:r w:rsidR="001F6069">
        <w:t xml:space="preserve"> w obiekty wyższego rzędu, tak zwane łaty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lastRenderedPageBreak/>
        <w:t>Tessalation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</w:t>
      </w:r>
      <w:r w:rsidR="001F6069">
        <w:t xml:space="preserve">ny za przeprowadzenie </w:t>
      </w:r>
      <w:proofErr w:type="spellStart"/>
      <w:r w:rsidR="001F6069">
        <w:t>tesalacji</w:t>
      </w:r>
      <w:proofErr w:type="spellEnd"/>
      <w:r w:rsidR="001F6069">
        <w:t>, czyli podzieleni</w:t>
      </w:r>
      <w:r w:rsidR="00A56439">
        <w:t>e</w:t>
      </w:r>
      <w:r w:rsidR="001F6069">
        <w:t xml:space="preserve"> posiadanych wielokątów na mniejsze, przez co wyświetlany obiekt może być wyświetlany jako bardziej szczegółowy</w:t>
      </w:r>
      <w:r w:rsidR="00A56439">
        <w:t>;</w:t>
      </w:r>
    </w:p>
    <w:p w:rsidR="001F6069" w:rsidRDefault="001F6069" w:rsidP="00C34EA6">
      <w:pPr>
        <w:pStyle w:val="Tekstwiodcy"/>
        <w:numPr>
          <w:ilvl w:val="0"/>
          <w:numId w:val="9"/>
        </w:numPr>
      </w:pPr>
      <w:proofErr w:type="spellStart"/>
      <w:r>
        <w:t>Domain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przekształca dostarczone </w:t>
      </w:r>
      <w:r w:rsidR="00B60848">
        <w:t xml:space="preserve">łaty z poprzednich stanów na obiekty </w:t>
      </w:r>
      <w:r w:rsidR="00192A51">
        <w:t>pierwotne</w:t>
      </w:r>
      <w:r w:rsidR="00A56439">
        <w:t>,</w:t>
      </w:r>
      <w:r w:rsidR="00B60848">
        <w:t xml:space="preserve"> takie jak linia czy trójkąt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r>
        <w:t xml:space="preserve">Geometry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odpowiedzialny za przekształcenia wierzchołków, jednak różniący się od stanu „</w:t>
      </w:r>
      <w:proofErr w:type="spellStart"/>
      <w:r>
        <w:t>Vertex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>” tym, że może on operować na całych prymitywach takich jak linie, trójkąty etc.</w:t>
      </w:r>
      <w:r w:rsidR="00A56439">
        <w:t>;</w:t>
      </w:r>
      <w:r>
        <w:t xml:space="preserve"> 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Stream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pozwalający zapisać dane przetworzone przez poprzednie st</w:t>
      </w:r>
      <w:bookmarkStart w:id="105" w:name="_GoBack"/>
      <w:bookmarkEnd w:id="105"/>
      <w:r>
        <w:t>any do pamięci urządzenia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Rasterizer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r w:rsidR="00D93583">
        <w:t>–</w:t>
      </w:r>
      <w:r>
        <w:t xml:space="preserve"> </w:t>
      </w:r>
      <w:r w:rsidR="00D93583">
        <w:t>stan potoku odpowiedzialny za przekształcenie dotychczas wyliczonych danych na obraz 2D</w:t>
      </w:r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proofErr w:type="spellStart"/>
      <w:r>
        <w:t>Pixel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odpowiedzialny za przekształcenia danych o </w:t>
      </w:r>
      <w:proofErr w:type="spellStart"/>
      <w:r>
        <w:t>pixelach</w:t>
      </w:r>
      <w:proofErr w:type="spellEnd"/>
      <w:r>
        <w:t xml:space="preserve"> w celu np. wyliczania oświetlenia lub aplikacji różnych </w:t>
      </w:r>
      <w:proofErr w:type="spellStart"/>
      <w:r>
        <w:t>postprocesów</w:t>
      </w:r>
      <w:proofErr w:type="spellEnd"/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proofErr w:type="spellStart"/>
      <w:r>
        <w:t>Output</w:t>
      </w:r>
      <w:proofErr w:type="spellEnd"/>
      <w:r>
        <w:t xml:space="preserve"> </w:t>
      </w:r>
      <w:proofErr w:type="spellStart"/>
      <w:r>
        <w:t>Merger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</w:t>
      </w:r>
      <w:r w:rsidR="00A56439">
        <w:t>odpowiedzialny</w:t>
      </w:r>
      <w:r>
        <w:t xml:space="preserve"> za ostateczną decyzję co ma zostać wyświetlone, które pi</w:t>
      </w:r>
      <w:r w:rsidR="00A56439">
        <w:t>ks</w:t>
      </w:r>
      <w:r>
        <w:t>ele są widoczne (na podstawie testu głębokości), oraz dokonuje mieszania kolorów ostatecznych pi</w:t>
      </w:r>
      <w:r w:rsidR="00A56439">
        <w:t>ks</w:t>
      </w:r>
      <w:r>
        <w:t>eli.</w:t>
      </w:r>
    </w:p>
    <w:p w:rsidR="00B60848" w:rsidRDefault="00B60848" w:rsidP="00B60848">
      <w:pPr>
        <w:pStyle w:val="Tekstwiodcy"/>
        <w:ind w:left="425" w:firstLine="0"/>
      </w:pPr>
      <w:r>
        <w:t>Warto wspomnieć</w:t>
      </w:r>
      <w:r w:rsidR="00A56439">
        <w:t>,</w:t>
      </w:r>
      <w:r>
        <w:t xml:space="preserve"> że nie wszystkie te stany muszą być zaimplementowane, np. proces</w:t>
      </w:r>
    </w:p>
    <w:p w:rsidR="004F4CAB" w:rsidRDefault="00B60848" w:rsidP="0033397A">
      <w:pPr>
        <w:pStyle w:val="Tekstwiodcy"/>
        <w:ind w:firstLine="0"/>
      </w:pPr>
      <w:proofErr w:type="spellStart"/>
      <w:r>
        <w:t>tesala</w:t>
      </w:r>
      <w:r w:rsidR="0033397A">
        <w:t>cji</w:t>
      </w:r>
      <w:proofErr w:type="spellEnd"/>
      <w:r w:rsidR="0033397A">
        <w:t xml:space="preserve"> jest całkowicie opcjonalny.</w:t>
      </w:r>
    </w:p>
    <w:p w:rsidR="00F92B96" w:rsidRDefault="00F35020" w:rsidP="00F92B96">
      <w:pPr>
        <w:pStyle w:val="Tekstwiodcy"/>
      </w:pPr>
      <w:r>
        <w:t xml:space="preserve">Całość procesu przebiega w klasie </w:t>
      </w:r>
      <w:proofErr w:type="spellStart"/>
      <w:r>
        <w:t>Simulation</w:t>
      </w:r>
      <w:proofErr w:type="spellEnd"/>
      <w:r>
        <w:t xml:space="preserve">. Przy wywołaniu metody </w:t>
      </w:r>
      <w:proofErr w:type="spellStart"/>
      <w:r>
        <w:t>initialize</w:t>
      </w:r>
      <w:proofErr w:type="spellEnd"/>
      <w:r>
        <w:t xml:space="preserve">, zaraz po utworzeniu się obiektu okna aplikacji, zostanie wywołana metoda </w:t>
      </w:r>
      <w:proofErr w:type="spellStart"/>
      <w:r>
        <w:t>createDevice</w:t>
      </w:r>
      <w:proofErr w:type="spellEnd"/>
      <w:r>
        <w:t xml:space="preserve">. Metoda ta jest odpowiedzialna za stworzenie obiektów definiującego abstrakcję nad kartą graficzną. Przy użyciu funkcji </w:t>
      </w:r>
      <w:r w:rsidRPr="00F35020">
        <w:t>D3D11CreateDevice</w:t>
      </w:r>
      <w:r>
        <w:t xml:space="preserve"> z pliku nagłówkowego d3d11.h, wypełniamy zawartość obiektów </w:t>
      </w:r>
      <w:proofErr w:type="spellStart"/>
      <w:r>
        <w:t>ComPtr</w:t>
      </w:r>
      <w:proofErr w:type="spellEnd"/>
      <w:r>
        <w:t xml:space="preserve"> wcześniej zadeklarowanych w pliku nagłówkowym. Odbywa się to w następujący sposób:</w:t>
      </w:r>
      <w:r w:rsidR="00F92B96">
        <w:t xml:space="preserve"> </w:t>
      </w:r>
    </w:p>
    <w:p w:rsidR="00F92B96" w:rsidRDefault="00F92B96" w:rsidP="00F92B96">
      <w:pPr>
        <w:pStyle w:val="Legenda"/>
        <w:keepNext/>
        <w:jc w:val="left"/>
      </w:pPr>
      <w:bookmarkStart w:id="106" w:name="_Toc467452606"/>
      <w:r>
        <w:t xml:space="preserve">Listing </w:t>
      </w:r>
      <w:fldSimple w:instr=" SEQ Listing \* ARABIC ">
        <w:r w:rsidR="00CF08C8">
          <w:rPr>
            <w:noProof/>
          </w:rPr>
          <w:t>1</w:t>
        </w:r>
      </w:fldSimple>
      <w:r>
        <w:t>Tworzenie urządzenia karty graficznej</w:t>
      </w:r>
      <w:bookmarkEnd w:id="106"/>
    </w:p>
    <w:p w:rsidR="00F92B96" w:rsidRPr="00F92B96" w:rsidRDefault="00F92B96" w:rsidP="00F92B96">
      <w:pPr>
        <w:pStyle w:val="Listing"/>
        <w:spacing w:after="120"/>
      </w:pPr>
      <w:r w:rsidRPr="00F92B96">
        <w:t xml:space="preserve">HRESULT </w:t>
      </w:r>
      <w:proofErr w:type="spellStart"/>
      <w:r w:rsidRPr="00F92B96">
        <w:t>hr</w:t>
      </w:r>
      <w:proofErr w:type="spellEnd"/>
      <w:r w:rsidRPr="00F92B96">
        <w:t xml:space="preserve"> = D3D11CreateDevice(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D3D_DRIVER_TYPE::D3D_DRIVER_TYPE_HARDWARE,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creationFlags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featureLevels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_</w:t>
      </w:r>
      <w:proofErr w:type="spellStart"/>
      <w:r w:rsidRPr="00F92B96">
        <w:t>countof</w:t>
      </w:r>
      <w:proofErr w:type="spellEnd"/>
      <w:r w:rsidRPr="00F92B96">
        <w:t>(</w:t>
      </w:r>
      <w:proofErr w:type="spellStart"/>
      <w:r w:rsidRPr="00F92B96">
        <w:t>featureLevels</w:t>
      </w:r>
      <w:proofErr w:type="spellEnd"/>
      <w:r w:rsidRPr="00F92B96">
        <w:t>),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D3D11_SDK_VERSION,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device.ReleaseAndGetAddressOf</w:t>
      </w:r>
      <w:proofErr w:type="spellEnd"/>
      <w:r w:rsidRPr="00F92B96">
        <w:t xml:space="preserve">(),   </w:t>
      </w:r>
    </w:p>
    <w:p w:rsidR="00F92B96" w:rsidRPr="00F92B96" w:rsidRDefault="00F92B96" w:rsidP="00F92B96">
      <w:pPr>
        <w:pStyle w:val="Listing"/>
        <w:spacing w:after="120"/>
      </w:pPr>
      <w:r w:rsidRPr="00F92B96">
        <w:lastRenderedPageBreak/>
        <w:tab/>
      </w:r>
      <w:r w:rsidRPr="00F92B96">
        <w:tab/>
        <w:t>&amp;</w:t>
      </w:r>
      <w:proofErr w:type="spellStart"/>
      <w:r w:rsidRPr="00F92B96">
        <w:t>dxFeatureLevel</w:t>
      </w:r>
      <w:proofErr w:type="spellEnd"/>
      <w:r w:rsidRPr="00F92B96">
        <w:t xml:space="preserve">,    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deviceContext.ReleaseAndGetAddressOf</w:t>
      </w:r>
      <w:proofErr w:type="spellEnd"/>
      <w:r w:rsidRPr="00F92B96">
        <w:t>()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  <w:t>);</w:t>
      </w:r>
    </w:p>
    <w:p w:rsidR="00F92B96" w:rsidRPr="00F92B96" w:rsidRDefault="00F92B96" w:rsidP="00F92B96">
      <w:pPr>
        <w:pStyle w:val="Listing"/>
        <w:spacing w:after="120"/>
      </w:pP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proofErr w:type="spellStart"/>
      <w:r w:rsidRPr="00F92B96">
        <w:t>if</w:t>
      </w:r>
      <w:proofErr w:type="spellEnd"/>
      <w:r w:rsidRPr="00F92B96">
        <w:t xml:space="preserve"> (</w:t>
      </w:r>
      <w:proofErr w:type="spellStart"/>
      <w:r w:rsidRPr="00F92B96">
        <w:t>hr</w:t>
      </w:r>
      <w:proofErr w:type="spellEnd"/>
      <w:r w:rsidRPr="00F92B96">
        <w:t xml:space="preserve"> == E_INVALIDARG) {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hr</w:t>
      </w:r>
      <w:proofErr w:type="spellEnd"/>
      <w:r w:rsidRPr="00F92B96">
        <w:t xml:space="preserve"> = D3D11CreateDevice(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D3D_DRIVER_TYPE_HARDWARE,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creationFlags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&amp;</w:t>
      </w:r>
      <w:proofErr w:type="spellStart"/>
      <w:r w:rsidRPr="00F92B96">
        <w:t>featureLevels</w:t>
      </w:r>
      <w:proofErr w:type="spellEnd"/>
      <w:r w:rsidRPr="00F92B96">
        <w:t>[1],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_</w:t>
      </w:r>
      <w:proofErr w:type="spellStart"/>
      <w:r w:rsidRPr="00F92B96">
        <w:t>countof</w:t>
      </w:r>
      <w:proofErr w:type="spellEnd"/>
      <w:r w:rsidRPr="00F92B96">
        <w:t>(</w:t>
      </w:r>
      <w:proofErr w:type="spellStart"/>
      <w:r w:rsidRPr="00F92B96">
        <w:t>featureLevels</w:t>
      </w:r>
      <w:proofErr w:type="spellEnd"/>
      <w:r w:rsidRPr="00F92B96">
        <w:t>) - 1,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D3D11_SDK_VERSION,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device.ReleaseAndGetAddressOf</w:t>
      </w:r>
      <w:proofErr w:type="spellEnd"/>
      <w:r w:rsidRPr="00F92B96">
        <w:t>(),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&amp;</w:t>
      </w:r>
      <w:proofErr w:type="spellStart"/>
      <w:r w:rsidRPr="00F92B96">
        <w:t>dxFeatureLevel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deviceContext.ReleaseAndGetAddressOf</w:t>
      </w:r>
      <w:proofErr w:type="spellEnd"/>
      <w:r w:rsidRPr="00F92B96">
        <w:t>()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);</w:t>
      </w:r>
    </w:p>
    <w:p w:rsidR="00F92B96" w:rsidRDefault="00F92B96" w:rsidP="00F92B96">
      <w:pPr>
        <w:pStyle w:val="Listing"/>
        <w:spacing w:after="120"/>
      </w:pPr>
      <w:r w:rsidRPr="00F92B96">
        <w:tab/>
        <w:t>}</w:t>
      </w:r>
    </w:p>
    <w:p w:rsidR="00714656" w:rsidRDefault="00F92B96" w:rsidP="00974DE0">
      <w:pPr>
        <w:pStyle w:val="Tekstwiodcy"/>
        <w:ind w:firstLine="431"/>
      </w:pPr>
      <w:r>
        <w:t>Widzimy</w:t>
      </w:r>
      <w:r w:rsidR="00B87BE7">
        <w:t>,</w:t>
      </w:r>
      <w:r>
        <w:t xml:space="preserve"> jak w pierwszym wywołaniu metody próbujemy uzyskać od systemu obiekt</w:t>
      </w:r>
      <w:r w:rsidR="00B87BE7">
        <w:t>,</w:t>
      </w:r>
      <w:r>
        <w:t xml:space="preserve"> dzięki któremu możemy s</w:t>
      </w:r>
      <w:r w:rsidR="00714656">
        <w:t xml:space="preserve">terować urządzeniem sprzętowym. </w:t>
      </w:r>
      <w:r w:rsidR="004733DC">
        <w:t>Funkcje</w:t>
      </w:r>
      <w:r w:rsidR="00714656">
        <w:t xml:space="preserve"> te nie różnią się </w:t>
      </w:r>
      <w:r w:rsidR="004733DC">
        <w:t>tylko</w:t>
      </w:r>
      <w:r w:rsidR="00714656">
        <w:t xml:space="preserve"> jednym parametrem, a mianowicie wskaźnikiem na </w:t>
      </w:r>
      <w:proofErr w:type="spellStart"/>
      <w:r w:rsidR="00714656">
        <w:t>featureLevels</w:t>
      </w:r>
      <w:proofErr w:type="spellEnd"/>
      <w:r w:rsidR="00714656">
        <w:t xml:space="preserve">, który to jest tablicą stałych liczbowych reprezentujących wersję obsługiwanej biblioteki DirectX. Blok ten próbuje pobrać od systemu urządzenie kompatybilne z DirectX11, </w:t>
      </w:r>
      <w:r w:rsidR="00192A51">
        <w:t>w przypadku niepowodzenia</w:t>
      </w:r>
      <w:r w:rsidR="00714656">
        <w:t>, pobiera urządzenie obsługujące poziom niżej. Jeżeli wówczas mu się nie uda</w:t>
      </w:r>
      <w:r w:rsidR="00192A51">
        <w:t>,</w:t>
      </w:r>
      <w:r w:rsidR="00714656">
        <w:t xml:space="preserve"> aplikacja zostanie zakończona z błędem. Tworzą się dwa bardzo istotne obiekty, a mianowicie obiekt </w:t>
      </w:r>
      <w:proofErr w:type="spellStart"/>
      <w:r w:rsidR="00714656">
        <w:t>device</w:t>
      </w:r>
      <w:proofErr w:type="spellEnd"/>
      <w:r w:rsidR="00714656">
        <w:t xml:space="preserve"> (</w:t>
      </w:r>
      <w:r w:rsidR="00714656" w:rsidRPr="00714656">
        <w:t>ID3D11Device</w:t>
      </w:r>
      <w:r w:rsidR="00714656">
        <w:t xml:space="preserve">), będący </w:t>
      </w:r>
      <w:r w:rsidR="005112BA">
        <w:t>abstrakcją</w:t>
      </w:r>
      <w:r w:rsidR="00714656">
        <w:t xml:space="preserve"> nad urządzeniem graficznym, który np. odpowiedzialny jest za tworzenie zasobów oraz </w:t>
      </w:r>
      <w:proofErr w:type="spellStart"/>
      <w:r w:rsidR="00714656">
        <w:t>deviceContext</w:t>
      </w:r>
      <w:proofErr w:type="spellEnd"/>
      <w:r w:rsidR="00714656">
        <w:t xml:space="preserve"> (</w:t>
      </w:r>
      <w:r w:rsidR="00714656" w:rsidRPr="00714656">
        <w:t>ID3D11DeviceContext</w:t>
      </w:r>
      <w:r w:rsidR="00714656">
        <w:t>)</w:t>
      </w:r>
      <w:r w:rsidR="00B87BE7">
        <w:t>,</w:t>
      </w:r>
      <w:r w:rsidR="00714656">
        <w:t xml:space="preserve"> będący obiektem służącym do generowania komend renderowania. </w:t>
      </w:r>
    </w:p>
    <w:p w:rsidR="0067672B" w:rsidRDefault="00714656" w:rsidP="0067672B">
      <w:pPr>
        <w:pStyle w:val="Tekstwiodcy"/>
        <w:ind w:firstLine="431"/>
      </w:pPr>
      <w:r>
        <w:t xml:space="preserve">Następnie w tejże funkcji tworzone są </w:t>
      </w:r>
      <w:r w:rsidR="0067672B">
        <w:t>tekstury. Tekstury w pojęciu grafik</w:t>
      </w:r>
      <w:r w:rsidR="00B87BE7">
        <w:t>i</w:t>
      </w:r>
      <w:r w:rsidR="0067672B">
        <w:t xml:space="preserve"> komputerowej rozumiemy jako obraz, bitmapę, która zostaje zmapowana na obiekt trójwymiarowy</w:t>
      </w:r>
      <w:r w:rsidR="005112BA">
        <w:t>. W</w:t>
      </w:r>
      <w:r w:rsidR="0067672B">
        <w:t xml:space="preserve"> DirectX jednak teksturę rozumie się jako zasób, nie muszący być przy tym w żaden sposób powiązany z obrazem. Wyróżniamy 3 typy tekstur</w:t>
      </w:r>
      <w:r w:rsidR="00B87BE7">
        <w:t>:</w:t>
      </w:r>
      <w:r w:rsidR="0067672B">
        <w:t xml:space="preserve"> 1</w:t>
      </w:r>
      <w:r w:rsidR="00B87BE7">
        <w:t>-</w:t>
      </w:r>
      <w:r w:rsidR="0067672B">
        <w:t>, 2</w:t>
      </w:r>
      <w:r w:rsidR="00B87BE7">
        <w:t>-</w:t>
      </w:r>
      <w:r w:rsidR="0067672B">
        <w:t xml:space="preserve"> oraz 3</w:t>
      </w:r>
      <w:r w:rsidR="00B87BE7">
        <w:t>-</w:t>
      </w:r>
      <w:r w:rsidR="0067672B">
        <w:t xml:space="preserve">wymiarowe. Można je sobie wyobrazić jako n-wymiarowe tablice znane chociażby z C++. Pojedyncza komórka tekstury nazwana została </w:t>
      </w:r>
      <w:proofErr w:type="spellStart"/>
      <w:r w:rsidR="0067672B">
        <w:t>te</w:t>
      </w:r>
      <w:r w:rsidR="005112BA">
        <w:t>ks</w:t>
      </w:r>
      <w:r w:rsidR="0067672B">
        <w:t>elem</w:t>
      </w:r>
      <w:proofErr w:type="spellEnd"/>
      <w:r w:rsidR="0067672B">
        <w:t xml:space="preserve">, czyli najmniejszym zdefiniowanym typem zdolnym do bycia weń zapisanym i odczytanym. Teksturę można utworzyć również bez typu, lecz wiąże się to z komplikacjami na dalszych etapach tworzenia potoku. W przypadku </w:t>
      </w:r>
      <w:r w:rsidR="004733DC">
        <w:t xml:space="preserve">tej funkcji </w:t>
      </w:r>
      <w:r w:rsidR="0067672B">
        <w:t xml:space="preserve">tworzą się </w:t>
      </w:r>
      <w:r w:rsidR="0067672B">
        <w:lastRenderedPageBreak/>
        <w:t xml:space="preserve">tekstury w rozumieniu grafiki komputerowej, czyli wczytany zostaje plik z obrazem reprezentującym </w:t>
      </w:r>
      <w:r w:rsidR="004733DC">
        <w:t>ścianę boczną drewnianej skrzynki</w:t>
      </w:r>
      <w:r w:rsidR="0067672B">
        <w:t xml:space="preserve">. </w:t>
      </w:r>
    </w:p>
    <w:p w:rsidR="00C66558" w:rsidRDefault="004733DC" w:rsidP="00974DE0">
      <w:pPr>
        <w:pStyle w:val="Tekstwiodcy"/>
        <w:ind w:firstLine="431"/>
      </w:pPr>
      <w:r>
        <w:t>Kolejną ważną operacją</w:t>
      </w:r>
      <w:r w:rsidR="00B87BE7">
        <w:t>,</w:t>
      </w:r>
      <w:r>
        <w:t xml:space="preserve"> którą wykonuje się po wczytaniu tekstur, </w:t>
      </w:r>
      <w:r w:rsidR="00B87BE7">
        <w:t xml:space="preserve">jest </w:t>
      </w:r>
      <w:r>
        <w:t>tworzenie shaderów</w:t>
      </w:r>
      <w:r w:rsidR="0067672B">
        <w:t xml:space="preserve">. </w:t>
      </w:r>
      <w:proofErr w:type="spellStart"/>
      <w:r w:rsidR="0067672B">
        <w:t>Shader</w:t>
      </w:r>
      <w:proofErr w:type="spellEnd"/>
      <w:r w:rsidR="0067672B">
        <w:t xml:space="preserve"> jest to </w:t>
      </w:r>
      <w:r w:rsidR="00C66558">
        <w:t>program, którego skompilowany kod</w:t>
      </w:r>
      <w:r w:rsidR="0067672B">
        <w:t xml:space="preserve"> </w:t>
      </w:r>
      <w:r w:rsidR="00C66558">
        <w:t xml:space="preserve">jest wykonywany </w:t>
      </w:r>
      <w:r w:rsidR="0067672B">
        <w:t>przez kartę graficzną. Do jego tworzenia</w:t>
      </w:r>
      <w:r w:rsidR="00C66558">
        <w:t xml:space="preserve"> w środowisku DirectX</w:t>
      </w:r>
      <w:r w:rsidR="0067672B">
        <w:t xml:space="preserve"> służy język HLSL (High Level </w:t>
      </w:r>
      <w:proofErr w:type="spellStart"/>
      <w:r w:rsidR="0067672B">
        <w:t>Shader</w:t>
      </w:r>
      <w:proofErr w:type="spellEnd"/>
      <w:r w:rsidR="0067672B">
        <w:t xml:space="preserve"> Language)</w:t>
      </w:r>
      <w:r w:rsidR="00C66558">
        <w:t>, choć samych języków tworzenia shaderów jest znacznie więcej</w:t>
      </w:r>
      <w:r w:rsidR="0067672B">
        <w:t>.</w:t>
      </w:r>
      <w:r w:rsidR="00C66558">
        <w:t xml:space="preserve"> Głównym konkurentem HLSL jest GLSL (</w:t>
      </w:r>
      <w:proofErr w:type="spellStart"/>
      <w:r w:rsidR="00C66558" w:rsidRPr="00C66558">
        <w:t>OpenGL</w:t>
      </w:r>
      <w:proofErr w:type="spellEnd"/>
      <w:r w:rsidR="00C66558" w:rsidRPr="00C66558">
        <w:t xml:space="preserve"> </w:t>
      </w:r>
      <w:proofErr w:type="spellStart"/>
      <w:r w:rsidR="00C66558" w:rsidRPr="00C66558">
        <w:t>Shading</w:t>
      </w:r>
      <w:proofErr w:type="spellEnd"/>
      <w:r w:rsidR="00C66558" w:rsidRPr="00C66558">
        <w:t xml:space="preserve"> Language</w:t>
      </w:r>
      <w:r w:rsidR="00C66558">
        <w:t xml:space="preserve">), który jest zdefiniowany w standardzie </w:t>
      </w:r>
      <w:proofErr w:type="spellStart"/>
      <w:r w:rsidR="00C66558">
        <w:t>OpenGL</w:t>
      </w:r>
      <w:proofErr w:type="spellEnd"/>
      <w:r w:rsidR="00C66558">
        <w:t>.</w:t>
      </w:r>
      <w:r w:rsidR="0067672B">
        <w:t xml:space="preserve"> </w:t>
      </w:r>
      <w:r w:rsidR="00C66558">
        <w:t xml:space="preserve">Idea </w:t>
      </w:r>
      <w:proofErr w:type="spellStart"/>
      <w:r w:rsidR="00C66558">
        <w:t>shadera</w:t>
      </w:r>
      <w:proofErr w:type="spellEnd"/>
      <w:r w:rsidR="00C66558">
        <w:t xml:space="preserve"> została</w:t>
      </w:r>
      <w:r w:rsidR="0067672B">
        <w:t xml:space="preserve"> stworzon</w:t>
      </w:r>
      <w:r w:rsidR="00C66558">
        <w:t>a</w:t>
      </w:r>
      <w:r w:rsidR="0067672B">
        <w:t xml:space="preserve"> w celu wykorzystania potencjału współczesnych kart graficznych, które zdolne są do szybkiego przetwarzania </w:t>
      </w:r>
      <w:r w:rsidR="00C66558">
        <w:t xml:space="preserve">bardzo </w:t>
      </w:r>
      <w:r w:rsidR="0067672B">
        <w:t xml:space="preserve">wielu </w:t>
      </w:r>
      <w:r w:rsidR="00C66558">
        <w:t>instrukcji</w:t>
      </w:r>
      <w:r w:rsidR="0067672B">
        <w:t xml:space="preserve"> równolegle</w:t>
      </w:r>
      <w:r w:rsidR="00C66558">
        <w:t xml:space="preserve"> i jest aktualnie standardem podczas tworzenia aplikacji wykorzystujących grafikę komputerową</w:t>
      </w:r>
      <w:r w:rsidR="0067672B">
        <w:t xml:space="preserve">. </w:t>
      </w:r>
    </w:p>
    <w:p w:rsidR="00714656" w:rsidRDefault="0067672B" w:rsidP="00974DE0">
      <w:pPr>
        <w:pStyle w:val="Tekstwiodcy"/>
        <w:ind w:firstLine="431"/>
      </w:pPr>
      <w:r>
        <w:t xml:space="preserve">Język ten </w:t>
      </w:r>
      <w:r w:rsidR="00D37647">
        <w:t xml:space="preserve">został </w:t>
      </w:r>
      <w:r>
        <w:t>wyposażony w</w:t>
      </w:r>
      <w:r w:rsidR="00C66558">
        <w:t xml:space="preserve"> zarówno podstawowe typy liczbowe, jak i najczęściej wykorzystywane w grafice wektory tych typów np. float3, float4, które są wektorami długości n liczby zmiennoprzecinkowej</w:t>
      </w:r>
      <w:r w:rsidR="00A3374B">
        <w:t xml:space="preserve"> standardu IEEE-754</w:t>
      </w:r>
      <w:r w:rsidR="00C66558">
        <w:t xml:space="preserve"> </w:t>
      </w:r>
      <w:r w:rsidR="00A3374B">
        <w:t>od długości 32-bitów oraz np. macierze</w:t>
      </w:r>
      <w:r w:rsidR="00C66558">
        <w:t xml:space="preserve">. </w:t>
      </w:r>
      <w:r w:rsidR="00A3374B">
        <w:t>Żeby ułatwić pisanie przejrzystego kodu, projektanci języka, oprócz funkcji obliczających np. iloczyn skalarny wektorów, zdefiniowali operatory, które w intuicyjny sposób potrafią uprościć strukturę kodu, np. operator „*” będzie odpowiadał właśnie temu iloczynowi</w:t>
      </w:r>
      <w:r w:rsidR="009A6B77">
        <w:t xml:space="preserve">. </w:t>
      </w:r>
      <w:r w:rsidR="00A3374B">
        <w:t>Bardzo bogata biblioteka standardowa języka</w:t>
      </w:r>
      <w:r w:rsidR="009A6B77">
        <w:t xml:space="preserve"> zawiera</w:t>
      </w:r>
      <w:r w:rsidR="00A3374B">
        <w:t xml:space="preserve"> dodatkowo</w:t>
      </w:r>
      <w:r w:rsidR="009A6B77">
        <w:t xml:space="preserve"> wiele przydatnych funkcji</w:t>
      </w:r>
      <w:r w:rsidR="00A3374B">
        <w:t>,</w:t>
      </w:r>
      <w:r w:rsidR="009A6B77">
        <w:t xml:space="preserve"> takich jak odwracanie</w:t>
      </w:r>
      <w:r w:rsidR="00A3374B">
        <w:t xml:space="preserve"> lub transpozycja</w:t>
      </w:r>
      <w:r w:rsidR="009A6B77">
        <w:t xml:space="preserve"> macierzy</w:t>
      </w:r>
      <w:r w:rsidR="00A3374B">
        <w:t xml:space="preserve"> czy</w:t>
      </w:r>
      <w:r w:rsidR="009A6B77">
        <w:t xml:space="preserve"> iloczyn wektorowy, co czyni</w:t>
      </w:r>
      <w:r w:rsidR="00A3374B">
        <w:t xml:space="preserve"> ten język</w:t>
      </w:r>
      <w:r w:rsidR="009A6B77">
        <w:t xml:space="preserve"> wygodnym podczas wykonywania różnych operacji</w:t>
      </w:r>
      <w:r w:rsidR="00A3374B">
        <w:t>.</w:t>
      </w:r>
      <w:r w:rsidR="009A6B77">
        <w:t xml:space="preserve"> </w:t>
      </w:r>
      <w:r w:rsidR="00A3374B">
        <w:t>Główną zaletą jednak jest fakt, że kod ten będzie wykonany ze wsparciem wydajności</w:t>
      </w:r>
      <w:r w:rsidR="009A6B77">
        <w:t xml:space="preserve"> GPU.</w:t>
      </w:r>
    </w:p>
    <w:p w:rsidR="00435CF6" w:rsidRDefault="009A6B77" w:rsidP="00974DE0">
      <w:pPr>
        <w:pStyle w:val="Tekstwiodcy"/>
        <w:ind w:firstLine="708"/>
      </w:pPr>
      <w:r>
        <w:t xml:space="preserve">W przypadku tej aplikacji </w:t>
      </w:r>
      <w:proofErr w:type="spellStart"/>
      <w:r>
        <w:t>shadery</w:t>
      </w:r>
      <w:proofErr w:type="spellEnd"/>
      <w:r>
        <w:t xml:space="preserve"> tworzone są przez </w:t>
      </w:r>
      <w:proofErr w:type="spellStart"/>
      <w:r>
        <w:t>DirectXTK</w:t>
      </w:r>
      <w:proofErr w:type="spellEnd"/>
      <w:r>
        <w:t xml:space="preserve">, ponieważ ich samodzielna realizacja wiąże się z samodzielnym zarządzaniem pamięcią oraz implementowaniem </w:t>
      </w:r>
      <w:r w:rsidR="00435CF6">
        <w:t>efektów</w:t>
      </w:r>
      <w:r>
        <w:t xml:space="preserve"> o nietrywialnym modelu matematycznym. </w:t>
      </w:r>
    </w:p>
    <w:p w:rsidR="009A6B77" w:rsidRDefault="00435CF6" w:rsidP="00974DE0">
      <w:pPr>
        <w:pStyle w:val="Tekstwiodcy"/>
        <w:ind w:firstLine="431"/>
      </w:pPr>
      <w:r>
        <w:t>Pierwszy z utworzonych shaderów</w:t>
      </w:r>
      <w:r w:rsidR="009A6B77">
        <w:t xml:space="preserve"> odpowiedzialny jest za renderowania obiektów mających dane tylko o ich </w:t>
      </w:r>
      <w:r>
        <w:t xml:space="preserve">pozycji i </w:t>
      </w:r>
      <w:r w:rsidR="009A6B77">
        <w:t>kolorach</w:t>
      </w:r>
      <w:r>
        <w:t xml:space="preserve"> przypisanych do jego wierzchołków</w:t>
      </w:r>
      <w:r w:rsidR="009A6B77">
        <w:t>, drugi</w:t>
      </w:r>
      <w:r>
        <w:t xml:space="preserve"> zaś</w:t>
      </w:r>
      <w:r w:rsidR="009A6B77">
        <w:t xml:space="preserve"> obiektów mających dane o </w:t>
      </w:r>
      <w:r>
        <w:t xml:space="preserve">pozycji i </w:t>
      </w:r>
      <w:r w:rsidR="009A6B77">
        <w:t>kolorach</w:t>
      </w:r>
      <w:r>
        <w:t xml:space="preserve"> wierzchołków</w:t>
      </w:r>
      <w:r w:rsidR="009A6B77">
        <w:t xml:space="preserve"> oraz współrzędnych mapowanych nań tekstury.</w:t>
      </w:r>
      <w:r w:rsidR="005112BA">
        <w:t xml:space="preserve"> </w:t>
      </w:r>
      <w:r w:rsidR="004F4CAB">
        <w:t>By teksturowanie z udziałem shaderów mogło zadziałać, potrzebny jest tzw. Sampler. Tworzy się go poprzez zdefiniowanie stanu potoku</w:t>
      </w:r>
      <w:r w:rsidR="00702C6B">
        <w:t>, który to jest jednym z elementów stanu „</w:t>
      </w:r>
      <w:proofErr w:type="spellStart"/>
      <w:r w:rsidR="00702C6B">
        <w:t>Pixel</w:t>
      </w:r>
      <w:proofErr w:type="spellEnd"/>
      <w:r w:rsidR="00702C6B">
        <w:t xml:space="preserve"> </w:t>
      </w:r>
      <w:proofErr w:type="spellStart"/>
      <w:r w:rsidR="00702C6B">
        <w:t>Shader</w:t>
      </w:r>
      <w:proofErr w:type="spellEnd"/>
      <w:r w:rsidR="00702C6B">
        <w:t xml:space="preserve"> </w:t>
      </w:r>
      <w:proofErr w:type="spellStart"/>
      <w:r w:rsidR="00702C6B">
        <w:t>Stage</w:t>
      </w:r>
      <w:proofErr w:type="spellEnd"/>
      <w:r w:rsidR="00702C6B">
        <w:t xml:space="preserve">”, a jest odpowiedzialny </w:t>
      </w:r>
      <w:r>
        <w:t xml:space="preserve">za </w:t>
      </w:r>
      <w:r w:rsidR="00702C6B">
        <w:t>enkapsulację informacji na temat próbkowania tekstury.</w:t>
      </w:r>
    </w:p>
    <w:p w:rsidR="00702C6B" w:rsidRDefault="00435CF6" w:rsidP="00702C6B">
      <w:pPr>
        <w:pStyle w:val="Tekstwiodcy"/>
        <w:ind w:firstLine="431"/>
      </w:pPr>
      <w:r>
        <w:t xml:space="preserve">Po funkcji inicjalizacji następuje wywołanie </w:t>
      </w:r>
      <w:r w:rsidR="00702C6B">
        <w:t>metod</w:t>
      </w:r>
      <w:r>
        <w:t>y</w:t>
      </w:r>
      <w:r w:rsidR="00702C6B">
        <w:t xml:space="preserve"> </w:t>
      </w:r>
      <w:proofErr w:type="spellStart"/>
      <w:r w:rsidR="00702C6B">
        <w:t>createResources</w:t>
      </w:r>
      <w:proofErr w:type="spellEnd"/>
      <w:r w:rsidR="00702C6B">
        <w:t xml:space="preserve">, również z klasy </w:t>
      </w:r>
      <w:proofErr w:type="spellStart"/>
      <w:r w:rsidR="00702C6B">
        <w:t>Simulation</w:t>
      </w:r>
      <w:proofErr w:type="spellEnd"/>
      <w:r w:rsidR="00702C6B">
        <w:t>. W niej tworzone są widoki zasobów, czy</w:t>
      </w:r>
      <w:r>
        <w:t>li</w:t>
      </w:r>
      <w:r w:rsidR="00702C6B">
        <w:t xml:space="preserve"> definicje dostępu do danych zasobów</w:t>
      </w:r>
      <w:r w:rsidR="00D37647">
        <w:t>,</w:t>
      </w:r>
      <w:r w:rsidR="00702C6B">
        <w:t xml:space="preserve"> takich jak np. cel renderowania (może to być bufor wyjściowy na kartę graficzną lub obszar </w:t>
      </w:r>
      <w:r>
        <w:lastRenderedPageBreak/>
        <w:t>pamięci, do którego zapiszemy dane, by np. zapisać je jako obraz na dysk</w:t>
      </w:r>
      <w:r w:rsidR="00702C6B">
        <w:t>).</w:t>
      </w:r>
      <w:r w:rsidR="00BF6B6E">
        <w:t xml:space="preserve"> </w:t>
      </w:r>
      <w:r w:rsidR="005112BA">
        <w:t>Funkcja</w:t>
      </w:r>
      <w:r w:rsidR="00BF6B6E">
        <w:t xml:space="preserve"> ta jest każdorazowo wywoływana przy zmianie wielkości okna, ponieważ od niej bezpośrednio zależy np. rozmiar buforów testu </w:t>
      </w:r>
      <w:r w:rsidR="00074351">
        <w:t>głębokości</w:t>
      </w:r>
      <w:r w:rsidR="00BF6B6E">
        <w:t xml:space="preserve"> czy buforów używanych podczas podwójnego lub potrójnego buforowania klatek.</w:t>
      </w:r>
    </w:p>
    <w:p w:rsidR="00890E51" w:rsidRDefault="00BF6B6E" w:rsidP="00974DE0">
      <w:pPr>
        <w:pStyle w:val="Tekstwiodcy"/>
        <w:ind w:firstLine="431"/>
      </w:pPr>
      <w:r>
        <w:t xml:space="preserve">W </w:t>
      </w:r>
      <w:r w:rsidR="005112BA">
        <w:t>pierwszym</w:t>
      </w:r>
      <w:r>
        <w:t xml:space="preserve"> etapie</w:t>
      </w:r>
      <w:r w:rsidR="00435CF6">
        <w:t xml:space="preserve"> wykonania tej funkcji</w:t>
      </w:r>
      <w:r>
        <w:t xml:space="preserve"> sprawdzane jest</w:t>
      </w:r>
      <w:r w:rsidR="00435CF6">
        <w:t>,</w:t>
      </w:r>
      <w:r>
        <w:t xml:space="preserve"> czy wybrany aktualnie poziom </w:t>
      </w:r>
      <w:proofErr w:type="spellStart"/>
      <w:r>
        <w:t>multisamplingu</w:t>
      </w:r>
      <w:proofErr w:type="spellEnd"/>
      <w:r>
        <w:t xml:space="preserve"> jest przez </w:t>
      </w:r>
      <w:r w:rsidR="00435CF6">
        <w:t xml:space="preserve">wspierany przez </w:t>
      </w:r>
      <w:r>
        <w:t xml:space="preserve">kartę </w:t>
      </w:r>
      <w:r w:rsidR="00435CF6">
        <w:t>graficzną</w:t>
      </w:r>
      <w:r>
        <w:t xml:space="preserve">. Klasa </w:t>
      </w:r>
      <w:proofErr w:type="spellStart"/>
      <w:r>
        <w:t>Simulation</w:t>
      </w:r>
      <w:proofErr w:type="spellEnd"/>
      <w:r>
        <w:t xml:space="preserve"> </w:t>
      </w:r>
      <w:r w:rsidR="005112BA">
        <w:t>definiuje</w:t>
      </w:r>
      <w:r>
        <w:t xml:space="preserve"> tablicę możliwych poziomów </w:t>
      </w:r>
      <w:proofErr w:type="spellStart"/>
      <w:r>
        <w:t>multisamplingu</w:t>
      </w:r>
      <w:proofErr w:type="spellEnd"/>
      <w:r>
        <w:t>, ale możliw</w:t>
      </w:r>
      <w:r w:rsidR="00435CF6">
        <w:t>e</w:t>
      </w:r>
      <w:r>
        <w:t xml:space="preserve"> jest</w:t>
      </w:r>
      <w:r w:rsidR="00074351">
        <w:t>,</w:t>
      </w:r>
      <w:r>
        <w:t xml:space="preserve"> że nie każda karta obsłuży je wszystkie. Następnie tworzony jest tzw. </w:t>
      </w:r>
      <w:proofErr w:type="spellStart"/>
      <w:r>
        <w:t>SwapChain</w:t>
      </w:r>
      <w:proofErr w:type="spellEnd"/>
      <w:r>
        <w:t>, czyli obiekt odpowiadający za zarządzanie buforami klatek</w:t>
      </w:r>
      <w:r w:rsidR="00435CF6">
        <w:t>.</w:t>
      </w:r>
      <w:r>
        <w:t xml:space="preserve"> </w:t>
      </w:r>
      <w:r w:rsidR="00435CF6">
        <w:t>Jego konfiguracja odbywa się poprzez</w:t>
      </w:r>
      <w:r>
        <w:t xml:space="preserve"> wypełnienie struktury DXGI_SW</w:t>
      </w:r>
      <w:r w:rsidR="005112BA">
        <w:t>AP_CHAIN_DESC z odpowiednim su</w:t>
      </w:r>
      <w:r>
        <w:t>fi</w:t>
      </w:r>
      <w:r w:rsidR="005112BA">
        <w:t>ks</w:t>
      </w:r>
      <w:r>
        <w:t>em w zależności od definiowanego łańcucha</w:t>
      </w:r>
      <w:r w:rsidR="00435CF6">
        <w:t xml:space="preserve"> (np. dla </w:t>
      </w:r>
      <w:r w:rsidR="00246B51" w:rsidRPr="00246B51">
        <w:t>IDXGISwapChain1</w:t>
      </w:r>
      <w:r w:rsidR="00435CF6">
        <w:t xml:space="preserve"> wykorzystamy DXGI_SWAP_CHAIN_DESC1)</w:t>
      </w:r>
      <w:r>
        <w:t>.</w:t>
      </w:r>
      <w:r w:rsidR="00890E51">
        <w:t xml:space="preserve"> Następnie tworzony jest tzw. bufor tylni (</w:t>
      </w:r>
      <w:proofErr w:type="spellStart"/>
      <w:r w:rsidR="00890E51">
        <w:t>back</w:t>
      </w:r>
      <w:proofErr w:type="spellEnd"/>
      <w:r w:rsidR="00890E51">
        <w:t xml:space="preserve"> </w:t>
      </w:r>
      <w:proofErr w:type="spellStart"/>
      <w:r w:rsidR="00890E51">
        <w:t>buffer</w:t>
      </w:r>
      <w:proofErr w:type="spellEnd"/>
      <w:r w:rsidR="00890E51">
        <w:t>), czy</w:t>
      </w:r>
      <w:r w:rsidR="00246B51">
        <w:t>li</w:t>
      </w:r>
      <w:r w:rsidR="00890E51">
        <w:t xml:space="preserve"> bufor aktualnie generowanej klatki</w:t>
      </w:r>
      <w:r w:rsidR="00246B51">
        <w:t xml:space="preserve"> </w:t>
      </w:r>
      <w:r w:rsidR="00890E51">
        <w:t xml:space="preserve"> oraz do niego tworzony jest widok (</w:t>
      </w:r>
      <w:proofErr w:type="spellStart"/>
      <w:r w:rsidR="00890E51">
        <w:t>Render</w:t>
      </w:r>
      <w:proofErr w:type="spellEnd"/>
      <w:r w:rsidR="00890E51">
        <w:t xml:space="preserve"> Target </w:t>
      </w:r>
      <w:proofErr w:type="spellStart"/>
      <w:r w:rsidR="00890E51">
        <w:t>View</w:t>
      </w:r>
      <w:proofErr w:type="spellEnd"/>
      <w:r w:rsidR="00890E51">
        <w:t xml:space="preserve">) poprzez </w:t>
      </w:r>
      <w:r w:rsidR="00246B51">
        <w:t xml:space="preserve">wywołanie metody z obiektu </w:t>
      </w:r>
      <w:proofErr w:type="spellStart"/>
      <w:r w:rsidR="00246B51">
        <w:t>device</w:t>
      </w:r>
      <w:proofErr w:type="spellEnd"/>
      <w:r w:rsidR="00246B51">
        <w:t xml:space="preserve">, który stanowi </w:t>
      </w:r>
      <w:r w:rsidR="00890E51">
        <w:t>interfejs urządzenia.</w:t>
      </w:r>
    </w:p>
    <w:p w:rsidR="00246B51" w:rsidRDefault="00890E51" w:rsidP="00974DE0">
      <w:pPr>
        <w:pStyle w:val="Tekstwiodcy"/>
        <w:ind w:firstLine="431"/>
      </w:pPr>
      <w:r>
        <w:t>Jako że będziemy potrzebowali skorzystać z testu głębokości (</w:t>
      </w:r>
      <w:proofErr w:type="spellStart"/>
      <w:r>
        <w:t>depth-stencil</w:t>
      </w:r>
      <w:proofErr w:type="spellEnd"/>
      <w:r>
        <w:t xml:space="preserve"> test), musimy utworzyć </w:t>
      </w:r>
      <w:r w:rsidR="00246B51">
        <w:t>wymagane do tego procesu</w:t>
      </w:r>
      <w:r>
        <w:t xml:space="preserve"> zasoby. W przypadku DirectX zasób ten to </w:t>
      </w:r>
      <w:r w:rsidR="00074351">
        <w:t xml:space="preserve">także </w:t>
      </w:r>
      <w:r>
        <w:t xml:space="preserve">widok (Depth </w:t>
      </w:r>
      <w:proofErr w:type="spellStart"/>
      <w:r>
        <w:t>Stenicl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), który również tworzony jest poprzez </w:t>
      </w:r>
      <w:r w:rsidR="00246B51">
        <w:t xml:space="preserve">obiekt </w:t>
      </w:r>
      <w:r w:rsidR="005112BA">
        <w:t>interfejs</w:t>
      </w:r>
      <w:r w:rsidR="00246B51">
        <w:t>u</w:t>
      </w:r>
      <w:r>
        <w:t xml:space="preserve"> urządzenia. </w:t>
      </w:r>
      <w:r w:rsidR="00246B51">
        <w:t>D</w:t>
      </w:r>
      <w:r>
        <w:t>odatkowo tworzony jest proces testu g</w:t>
      </w:r>
      <w:r w:rsidR="00246B51">
        <w:t xml:space="preserve">łębokości, którego konfiguracja odbywa się poprzez stworzenie obiektu klasy </w:t>
      </w:r>
      <w:r w:rsidRPr="00890E51">
        <w:t>D3D11_DEPTH_STENCIL_DESC</w:t>
      </w:r>
      <w:r>
        <w:t xml:space="preserve">. </w:t>
      </w:r>
    </w:p>
    <w:p w:rsidR="00890E51" w:rsidRDefault="00890E51" w:rsidP="00974DE0">
      <w:pPr>
        <w:pStyle w:val="Tekstwiodcy"/>
        <w:ind w:firstLine="431"/>
      </w:pPr>
      <w:r>
        <w:t xml:space="preserve">Następnie </w:t>
      </w:r>
      <w:r w:rsidR="005112BA">
        <w:t>definiuje</w:t>
      </w:r>
      <w:r>
        <w:t xml:space="preserve"> się stan </w:t>
      </w:r>
      <w:proofErr w:type="spellStart"/>
      <w:r>
        <w:t>rasteryzacji</w:t>
      </w:r>
      <w:proofErr w:type="spellEnd"/>
      <w:r>
        <w:t xml:space="preserve"> (</w:t>
      </w:r>
      <w:proofErr w:type="spellStart"/>
      <w:r>
        <w:t>Rasterizer</w:t>
      </w:r>
      <w:proofErr w:type="spellEnd"/>
      <w:r>
        <w:t xml:space="preserve"> </w:t>
      </w:r>
      <w:proofErr w:type="spellStart"/>
      <w:r>
        <w:t>Stage</w:t>
      </w:r>
      <w:proofErr w:type="spellEnd"/>
      <w:r>
        <w:t>), któr</w:t>
      </w:r>
      <w:r w:rsidR="00246B51">
        <w:t>ego</w:t>
      </w:r>
      <w:r>
        <w:t xml:space="preserve"> </w:t>
      </w:r>
      <w:r w:rsidR="00246B51">
        <w:t>właściwości konfiguruje się</w:t>
      </w:r>
      <w:r>
        <w:t xml:space="preserve"> poprzez utworzenie instancji klasy </w:t>
      </w:r>
      <w:r w:rsidRPr="00890E51">
        <w:t>CD3D11_RASTERIZER_DESC</w:t>
      </w:r>
      <w:r>
        <w:t xml:space="preserve">, która to jest klasą pomocniczą zdefiniowaną w nagłówku d3d11.h, a następnie przekazanie jej do metody </w:t>
      </w:r>
      <w:proofErr w:type="spellStart"/>
      <w:r w:rsidR="00246B51" w:rsidRPr="00246B51">
        <w:t>CreateRasterizerState</w:t>
      </w:r>
      <w:proofErr w:type="spellEnd"/>
      <w:r w:rsidR="00246B51">
        <w:t>, zdefiniowanej w interfejsie dostępu urządzenia</w:t>
      </w:r>
      <w:r>
        <w:t xml:space="preserve">. </w:t>
      </w:r>
    </w:p>
    <w:p w:rsidR="00890E51" w:rsidRDefault="00890E51" w:rsidP="00890E51">
      <w:pPr>
        <w:pStyle w:val="Tekstwiodcy"/>
        <w:ind w:firstLine="431"/>
      </w:pPr>
      <w:r>
        <w:t>Należy wspomnieć</w:t>
      </w:r>
      <w:r w:rsidR="00074351">
        <w:t>,</w:t>
      </w:r>
      <w:r>
        <w:t xml:space="preserve"> </w:t>
      </w:r>
      <w:r w:rsidR="00246B51">
        <w:t>że</w:t>
      </w:r>
      <w:r>
        <w:t xml:space="preserve"> istnieje możliwość włączenia warstwy debugowania na karcie g</w:t>
      </w:r>
      <w:r w:rsidR="00246B51">
        <w:t>raficznej. Warstw</w:t>
      </w:r>
      <w:r w:rsidR="00074351">
        <w:t>a</w:t>
      </w:r>
      <w:r w:rsidR="00246B51">
        <w:t xml:space="preserve"> ta została stworzona,</w:t>
      </w:r>
      <w:r>
        <w:t xml:space="preserve"> ponieważ bardzo trudnym zadaniem jest stworzenie programu pozwalającego na podglądanie w czasie rzeczywistym zasob</w:t>
      </w:r>
      <w:r w:rsidR="00246B51">
        <w:t>ów</w:t>
      </w:r>
      <w:r>
        <w:t xml:space="preserve"> karty oraz ze względu na fakt</w:t>
      </w:r>
      <w:r w:rsidR="00074351">
        <w:t>,</w:t>
      </w:r>
      <w:r>
        <w:t xml:space="preserve"> iż na karcie </w:t>
      </w:r>
      <w:r w:rsidR="00246B51">
        <w:t>wykonywanych jest wiele procesów równoległych</w:t>
      </w:r>
      <w:r>
        <w:t xml:space="preserve">, niemożliwym wręcz byłoby śledzenie </w:t>
      </w:r>
      <w:r w:rsidR="00246B51">
        <w:t>wykonania kolejnych wydawanych karcie graficznej komend</w:t>
      </w:r>
      <w:r>
        <w:t>. Warstwa debugowania pozwala jednak aplikacji na sprawdzanie podanych parametrów w czasie wykonania kodu, zanim ten zostanie wykonany przez kartę graficzną, co znaczenie ułatwi</w:t>
      </w:r>
      <w:r w:rsidR="00246B51">
        <w:t>a</w:t>
      </w:r>
      <w:r>
        <w:t xml:space="preserve"> pisanie aplikacji. Jest ona domyślnie wyłączona ze wzgl</w:t>
      </w:r>
      <w:r w:rsidR="00246B51">
        <w:t>ędu</w:t>
      </w:r>
      <w:r>
        <w:t xml:space="preserve"> na wydajność.</w:t>
      </w:r>
    </w:p>
    <w:p w:rsidR="00890E51" w:rsidRDefault="00890E51" w:rsidP="00890E51">
      <w:pPr>
        <w:pStyle w:val="Tekstwiodcy"/>
        <w:ind w:firstLine="431"/>
      </w:pPr>
    </w:p>
    <w:p w:rsidR="00890E51" w:rsidRDefault="009F385E" w:rsidP="00890E51">
      <w:pPr>
        <w:pStyle w:val="NrNagwek3"/>
      </w:pPr>
      <w:bookmarkStart w:id="107" w:name="_Toc468058785"/>
      <w:r>
        <w:lastRenderedPageBreak/>
        <w:t>Tworzenie obiektów świata</w:t>
      </w:r>
      <w:bookmarkEnd w:id="107"/>
    </w:p>
    <w:p w:rsidR="003F64CC" w:rsidRDefault="003F64CC" w:rsidP="003F64CC">
      <w:pPr>
        <w:pStyle w:val="Tekstwiodcy"/>
      </w:pPr>
      <w:r>
        <w:t xml:space="preserve">Obiekty świata, tj. obiekty będące obiektami podatnymi na </w:t>
      </w:r>
      <w:r w:rsidR="00B26557">
        <w:t>interakcje</w:t>
      </w:r>
      <w:r>
        <w:t xml:space="preserve"> (obiekty fizyczne), tworzą się poprzez </w:t>
      </w:r>
      <w:proofErr w:type="spellStart"/>
      <w:r>
        <w:t>konstruktory</w:t>
      </w:r>
      <w:proofErr w:type="spellEnd"/>
      <w:r>
        <w:t xml:space="preserve"> poszczególnych z nich.</w:t>
      </w:r>
      <w:r w:rsidR="00B26557">
        <w:t xml:space="preserve"> Jednak ich obecność musi zostać odnotowana w silniku </w:t>
      </w:r>
      <w:proofErr w:type="spellStart"/>
      <w:r w:rsidR="00B26557">
        <w:t>Bullet</w:t>
      </w:r>
      <w:proofErr w:type="spellEnd"/>
      <w:r w:rsidR="00B26557">
        <w:t xml:space="preserve">, dlatego każdy z nich </w:t>
      </w:r>
      <w:r w:rsidR="005112BA">
        <w:t>posiada</w:t>
      </w:r>
      <w:r w:rsidR="00B26557">
        <w:t xml:space="preserve"> metodę </w:t>
      </w:r>
      <w:proofErr w:type="spellStart"/>
      <w:r w:rsidR="00B26557" w:rsidRPr="00B26557">
        <w:t>registerCollisionObject</w:t>
      </w:r>
      <w:proofErr w:type="spellEnd"/>
      <w:r w:rsidR="00B26557">
        <w:t xml:space="preserve"> oraz </w:t>
      </w:r>
      <w:proofErr w:type="spellStart"/>
      <w:r w:rsidR="00B26557" w:rsidRPr="00B26557">
        <w:t>unregisterCollisionObject</w:t>
      </w:r>
      <w:proofErr w:type="spellEnd"/>
      <w:r w:rsidR="00B26557">
        <w:t>. Metoda pierwsza musi zostać wywołana</w:t>
      </w:r>
      <w:r w:rsidR="00BD1201">
        <w:t>,</w:t>
      </w:r>
      <w:r w:rsidR="00B26557">
        <w:t xml:space="preserve"> gdy chcemy uczynić nasz obiekt fizycznym. W przeciwnym razie będzie on statycznym obiektem widocznym na ekranie. Statycznym obiekt można uczynić wyrejestrowując go metodą wymienioną jako drugą.</w:t>
      </w:r>
    </w:p>
    <w:p w:rsidR="005E6C2D" w:rsidRDefault="005E6C2D" w:rsidP="003F64CC">
      <w:pPr>
        <w:pStyle w:val="Tekstwiodcy"/>
      </w:pPr>
      <w:r>
        <w:t>Jeżeli chcemy</w:t>
      </w:r>
      <w:r w:rsidR="00BD1201">
        <w:t>,</w:t>
      </w:r>
      <w:r>
        <w:t xml:space="preserve"> by obiekt został </w:t>
      </w:r>
      <w:proofErr w:type="spellStart"/>
      <w:r>
        <w:t>wyrenderowany</w:t>
      </w:r>
      <w:proofErr w:type="spellEnd"/>
      <w:r w:rsidR="00BD1201">
        <w:t>,</w:t>
      </w:r>
      <w:r>
        <w:t xml:space="preserve"> musimy go dodać do odpowiednich wektorów. W klasie </w:t>
      </w:r>
      <w:proofErr w:type="spellStart"/>
      <w:r>
        <w:t>Simulation</w:t>
      </w:r>
      <w:proofErr w:type="spellEnd"/>
      <w:r>
        <w:t xml:space="preserve"> zdefiniowane są 2 wektory obiektów w zależności od typów ich wierzchołków:</w:t>
      </w:r>
    </w:p>
    <w:p w:rsidR="005E6C2D" w:rsidRDefault="005E6C2D" w:rsidP="005E6C2D">
      <w:pPr>
        <w:pStyle w:val="Tekstwiodcy"/>
        <w:numPr>
          <w:ilvl w:val="0"/>
          <w:numId w:val="11"/>
        </w:numPr>
      </w:pPr>
      <w:r w:rsidRPr="005E6C2D">
        <w:t>std::vector&lt;std::shared_ptr&lt;Object&lt;DirectX::VertexPositionColor</w:t>
      </w:r>
      <w:r w:rsidR="005112BA">
        <w:t xml:space="preserve">&gt;&gt;&gt; </w:t>
      </w:r>
      <w:proofErr w:type="spellStart"/>
      <w:r w:rsidR="005112BA">
        <w:t>coloredShapes</w:t>
      </w:r>
      <w:proofErr w:type="spellEnd"/>
    </w:p>
    <w:p w:rsidR="005E6C2D" w:rsidRDefault="005E6C2D" w:rsidP="005E6C2D">
      <w:pPr>
        <w:pStyle w:val="Tekstwiodcy"/>
        <w:numPr>
          <w:ilvl w:val="0"/>
          <w:numId w:val="11"/>
        </w:numPr>
      </w:pPr>
      <w:proofErr w:type="spellStart"/>
      <w:r w:rsidRPr="005E6C2D">
        <w:t>std</w:t>
      </w:r>
      <w:proofErr w:type="spellEnd"/>
      <w:r w:rsidRPr="005E6C2D">
        <w:t>::</w:t>
      </w:r>
      <w:proofErr w:type="spellStart"/>
      <w:r w:rsidRPr="005E6C2D">
        <w:t>vector</w:t>
      </w:r>
      <w:proofErr w:type="spellEnd"/>
      <w:r w:rsidRPr="005E6C2D">
        <w:t>&lt;</w:t>
      </w:r>
      <w:proofErr w:type="spellStart"/>
      <w:r w:rsidRPr="005E6C2D">
        <w:t>std</w:t>
      </w:r>
      <w:proofErr w:type="spellEnd"/>
      <w:r w:rsidRPr="005E6C2D">
        <w:t>::</w:t>
      </w:r>
      <w:proofErr w:type="spellStart"/>
      <w:r w:rsidRPr="005E6C2D">
        <w:t>shared_ptr</w:t>
      </w:r>
      <w:proofErr w:type="spellEnd"/>
      <w:r w:rsidRPr="005E6C2D">
        <w:t>&lt;Object&lt;TEXTURE</w:t>
      </w:r>
      <w:r w:rsidR="005112BA">
        <w:t xml:space="preserve">D_VERTEX_TYPE&gt;&gt;&gt; </w:t>
      </w:r>
      <w:proofErr w:type="spellStart"/>
      <w:r w:rsidR="005112BA">
        <w:t>texturedShapes</w:t>
      </w:r>
      <w:proofErr w:type="spellEnd"/>
    </w:p>
    <w:p w:rsidR="005E6C2D" w:rsidRPr="00F92B96" w:rsidRDefault="005E6C2D" w:rsidP="005E6C2D">
      <w:pPr>
        <w:pStyle w:val="Tekstwiodcy"/>
        <w:ind w:firstLine="0"/>
      </w:pPr>
      <w:r>
        <w:t xml:space="preserve">Wektory te są </w:t>
      </w:r>
      <w:proofErr w:type="spellStart"/>
      <w:r>
        <w:t>przeiterowywane</w:t>
      </w:r>
      <w:proofErr w:type="spellEnd"/>
      <w:r>
        <w:t xml:space="preserve"> w każdej iteracji pętli symulacji w celu ich </w:t>
      </w:r>
      <w:proofErr w:type="spellStart"/>
      <w:r>
        <w:t>wyrenderowania</w:t>
      </w:r>
      <w:proofErr w:type="spellEnd"/>
      <w:r>
        <w:t xml:space="preserve"> na ekranie.</w:t>
      </w:r>
    </w:p>
    <w:p w:rsidR="00D53EC3" w:rsidRDefault="00A438A4" w:rsidP="007D2C4C">
      <w:pPr>
        <w:pStyle w:val="NrNagwek2"/>
      </w:pPr>
      <w:bookmarkStart w:id="108" w:name="_Toc468058786"/>
      <w:r>
        <w:t>Opis użytkowania</w:t>
      </w:r>
      <w:r w:rsidR="00192A51">
        <w:t xml:space="preserve"> programu</w:t>
      </w:r>
      <w:bookmarkEnd w:id="108"/>
    </w:p>
    <w:p w:rsidR="007D2C4C" w:rsidRDefault="007D2C4C" w:rsidP="007D2C4C">
      <w:pPr>
        <w:pStyle w:val="NrNagwek3"/>
      </w:pPr>
      <w:bookmarkStart w:id="109" w:name="_Toc468058787"/>
      <w:r>
        <w:t>Sterowanie</w:t>
      </w:r>
      <w:r w:rsidR="00192A51">
        <w:t xml:space="preserve"> kamerą</w:t>
      </w:r>
      <w:bookmarkEnd w:id="109"/>
    </w:p>
    <w:p w:rsidR="007D2C4C" w:rsidRDefault="0006788D" w:rsidP="007D2C4C">
      <w:pPr>
        <w:pStyle w:val="Tekstwiodcy"/>
      </w:pPr>
      <w:r>
        <w:t xml:space="preserve">Poruszanie się po przestrzeni symulacji </w:t>
      </w:r>
      <w:del w:id="110" w:author="Lama" w:date="2016-12-04T15:42:00Z">
        <w:r w:rsidDel="00EA3866">
          <w:delText xml:space="preserve">zostało zaimplementowane poprzez odpowiednie klawisze </w:delText>
        </w:r>
        <w:r w:rsidR="00BF6B6E" w:rsidDel="00EA3866">
          <w:delText>klawiatury</w:delText>
        </w:r>
      </w:del>
      <w:ins w:id="111" w:author="Lama" w:date="2016-12-04T15:42:00Z">
        <w:r w:rsidR="00EA3866">
          <w:t>umożliwiono przez operacje wykonywane przy pomocy klawiatury</w:t>
        </w:r>
      </w:ins>
      <w:r w:rsidR="00192A51">
        <w:t>. Po naciśnięciu klawisza</w:t>
      </w:r>
      <w:r>
        <w:t>:</w:t>
      </w:r>
    </w:p>
    <w:p w:rsidR="0006788D" w:rsidRDefault="0006788D" w:rsidP="00352691">
      <w:pPr>
        <w:pStyle w:val="Tekstwiodcy"/>
        <w:numPr>
          <w:ilvl w:val="0"/>
          <w:numId w:val="6"/>
        </w:numPr>
      </w:pPr>
      <w:r w:rsidRPr="0006788D">
        <w:rPr>
          <w:b/>
        </w:rPr>
        <w:t xml:space="preserve">W </w:t>
      </w:r>
      <w:r>
        <w:t>– kamera poruszać się będzie w kierunku, w którym spogląda kamera</w:t>
      </w:r>
      <w:r w:rsidR="00BD1201">
        <w:t>;</w:t>
      </w:r>
    </w:p>
    <w:p w:rsidR="0006788D" w:rsidRDefault="0006788D" w:rsidP="00352691">
      <w:pPr>
        <w:pStyle w:val="Tekstwiodcy"/>
        <w:numPr>
          <w:ilvl w:val="0"/>
          <w:numId w:val="6"/>
        </w:numPr>
      </w:pPr>
      <w:r w:rsidRPr="0006788D">
        <w:rPr>
          <w:b/>
        </w:rPr>
        <w:t xml:space="preserve">S </w:t>
      </w:r>
      <w:r>
        <w:t>– kamera poruszać się będzie w kierunku przeciwnym do kierunku spoglądania kamery</w:t>
      </w:r>
      <w:r w:rsidR="00BD1201">
        <w:t>;</w:t>
      </w:r>
    </w:p>
    <w:p w:rsidR="0006788D" w:rsidRDefault="0006788D" w:rsidP="0006788D">
      <w:pPr>
        <w:pStyle w:val="Tekstwiodcy"/>
        <w:numPr>
          <w:ilvl w:val="0"/>
          <w:numId w:val="6"/>
        </w:numPr>
      </w:pPr>
      <w:r>
        <w:rPr>
          <w:b/>
        </w:rPr>
        <w:t xml:space="preserve">A </w:t>
      </w:r>
      <w:r>
        <w:t>–</w:t>
      </w:r>
      <w:r>
        <w:rPr>
          <w:b/>
        </w:rPr>
        <w:t xml:space="preserve"> </w:t>
      </w:r>
      <w:r>
        <w:t>kamera poruszać się będzie na lewo od kierunku spoglądania kamery</w:t>
      </w:r>
      <w:r w:rsidR="00BD1201">
        <w:t>;</w:t>
      </w:r>
    </w:p>
    <w:p w:rsidR="0006788D" w:rsidRDefault="0006788D" w:rsidP="0006788D">
      <w:pPr>
        <w:pStyle w:val="Tekstwiodcy"/>
        <w:numPr>
          <w:ilvl w:val="0"/>
          <w:numId w:val="6"/>
        </w:numPr>
      </w:pPr>
      <w:r w:rsidRPr="0006788D">
        <w:rPr>
          <w:b/>
        </w:rPr>
        <w:t>D</w:t>
      </w:r>
      <w:r>
        <w:t xml:space="preserve"> –</w:t>
      </w:r>
      <w:r>
        <w:rPr>
          <w:b/>
        </w:rPr>
        <w:t xml:space="preserve"> </w:t>
      </w:r>
      <w:r>
        <w:t>kamera poruszać się będzie na prawo od kierunku spoglądania kamery</w:t>
      </w:r>
      <w:r w:rsidR="00BD1201">
        <w:t>.</w:t>
      </w:r>
    </w:p>
    <w:p w:rsidR="0006788D" w:rsidRDefault="0006788D" w:rsidP="0006788D">
      <w:pPr>
        <w:pStyle w:val="Tekstwiodcy"/>
        <w:ind w:firstLine="0"/>
      </w:pPr>
      <w:r>
        <w:t xml:space="preserve">Poruszanie się w tych kierunkach </w:t>
      </w:r>
      <w:r w:rsidR="00BD1201">
        <w:t xml:space="preserve">będzie się </w:t>
      </w:r>
      <w:r>
        <w:t>odbywać równolegle do płaszczyzny wyznaczającej podłoże dla znajdujących się na</w:t>
      </w:r>
      <w:r w:rsidR="00BD1201">
        <w:t xml:space="preserve"> niej</w:t>
      </w:r>
      <w:r>
        <w:t xml:space="preserve"> obiektów. Aplikacja umożliwia również poruszanie się w dół i w górę, tym razem prostopadle do podłoża. </w:t>
      </w:r>
      <w:r w:rsidR="00192A51">
        <w:t>Po naciśnięciu klawisza</w:t>
      </w:r>
      <w:r>
        <w:t>:</w:t>
      </w:r>
    </w:p>
    <w:p w:rsidR="0006788D" w:rsidRDefault="0006788D" w:rsidP="0006788D">
      <w:pPr>
        <w:pStyle w:val="Tekstwiodcy"/>
        <w:numPr>
          <w:ilvl w:val="0"/>
          <w:numId w:val="7"/>
        </w:numPr>
      </w:pPr>
      <w:r w:rsidRPr="0006788D">
        <w:rPr>
          <w:b/>
        </w:rPr>
        <w:t>Q</w:t>
      </w:r>
      <w:r>
        <w:t xml:space="preserve"> – kamera poruszać się będzie do góry</w:t>
      </w:r>
      <w:r w:rsidR="00BD1201">
        <w:t>;</w:t>
      </w:r>
    </w:p>
    <w:p w:rsidR="004427EA" w:rsidRDefault="0006788D" w:rsidP="004427EA">
      <w:pPr>
        <w:pStyle w:val="Tekstwiodcy"/>
        <w:numPr>
          <w:ilvl w:val="0"/>
          <w:numId w:val="7"/>
        </w:numPr>
      </w:pPr>
      <w:r w:rsidRPr="0006788D">
        <w:rPr>
          <w:b/>
        </w:rPr>
        <w:t>E</w:t>
      </w:r>
      <w:r>
        <w:t xml:space="preserve"> – kamera poruszać się będzie w dół</w:t>
      </w:r>
      <w:r w:rsidR="00BD1201">
        <w:t>.</w:t>
      </w:r>
    </w:p>
    <w:p w:rsidR="0006788D" w:rsidRDefault="004427EA" w:rsidP="004427EA">
      <w:pPr>
        <w:pStyle w:val="Tekstwiodcy"/>
      </w:pPr>
      <w:r>
        <w:lastRenderedPageBreak/>
        <w:t>Za pomocą myszy możliwe jest rozglądanie się wokół punktu, który wyznacza położenie kamery. Przesuwając myszkę odpowiednio: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prawo, przekraczając granicę 80% szerokości okna, kamera obróci się w prawo</w:t>
      </w:r>
      <w:r w:rsidR="00BD1201">
        <w:t>;</w:t>
      </w:r>
    </w:p>
    <w:p w:rsidR="004427EA" w:rsidRPr="007D2C4C" w:rsidRDefault="004427EA" w:rsidP="004427EA">
      <w:pPr>
        <w:pStyle w:val="Tekstwiodcy"/>
        <w:numPr>
          <w:ilvl w:val="0"/>
          <w:numId w:val="8"/>
        </w:numPr>
      </w:pPr>
      <w:r>
        <w:t>w lewo, przekraczając granicę 20% szerokości okna, kamera obróci się w lewo</w:t>
      </w:r>
      <w:r w:rsidR="00BD1201">
        <w:t>;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dół, przekraczając granicę 80% wysokości okna, kamera obróci się w dół</w:t>
      </w:r>
      <w:r w:rsidR="00BD1201">
        <w:t>;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górę, przekraczając granicę 20% wysokości okna, kamera obróci się w górę</w:t>
      </w:r>
      <w:r w:rsidR="00BD1201">
        <w:t>.</w:t>
      </w:r>
    </w:p>
    <w:p w:rsidR="004427EA" w:rsidRDefault="004427EA" w:rsidP="004427EA">
      <w:pPr>
        <w:pStyle w:val="Tekstwiodcy"/>
        <w:ind w:firstLine="0"/>
      </w:pPr>
      <w:r>
        <w:t>Analogicznie</w:t>
      </w:r>
      <w:r w:rsidR="00BD1201">
        <w:t>,</w:t>
      </w:r>
      <w:r>
        <w:t xml:space="preserve"> przesuwając kursor myszy w prawy górny róg ekranu, kamera obróci się jednocześnie w prawo i w górę.</w:t>
      </w:r>
    </w:p>
    <w:p w:rsidR="004427EA" w:rsidRDefault="004427EA" w:rsidP="004427EA">
      <w:pPr>
        <w:pStyle w:val="Tekstwiodcy"/>
        <w:ind w:firstLine="360"/>
      </w:pPr>
      <w:r>
        <w:t xml:space="preserve">Wystrzeliwanie obiektów odbywa się poprzez kliknięcie lewego </w:t>
      </w:r>
      <w:r w:rsidR="005112BA">
        <w:t>klawisza</w:t>
      </w:r>
      <w:r>
        <w:t xml:space="preserve"> myszy</w:t>
      </w:r>
      <w:r w:rsidR="00BD1201">
        <w:t>.</w:t>
      </w:r>
      <w:r>
        <w:t xml:space="preserve"> </w:t>
      </w:r>
      <w:r w:rsidR="00BD1201">
        <w:t>A</w:t>
      </w:r>
      <w:r>
        <w:t>by obiekt od razu po kliknięciu zaczął się poruszać</w:t>
      </w:r>
      <w:r w:rsidR="00BD1201">
        <w:t>,</w:t>
      </w:r>
      <w:r>
        <w:t xml:space="preserve"> należy mieć odblokowany tryb symulacji fizyki, który jest domyślnie wyłączony, a uruchamia się go i blokuje za pomocą klawisza </w:t>
      </w:r>
      <w:r w:rsidRPr="005112BA">
        <w:rPr>
          <w:b/>
        </w:rPr>
        <w:t>Z</w:t>
      </w:r>
      <w:r>
        <w:t xml:space="preserve">. Dodatkowo, by umożliwić użytkownikowi minimalne polepszenie jakości obrazu, może on kontrolować poziom </w:t>
      </w:r>
      <w:proofErr w:type="spellStart"/>
      <w:r>
        <w:t>multisamplingu</w:t>
      </w:r>
      <w:proofErr w:type="spellEnd"/>
      <w:r>
        <w:t xml:space="preserve"> wykonywanego przez kartę graficzną. Poziom ten podnosi się za pomocą klawisza </w:t>
      </w:r>
      <w:r w:rsidRPr="005112BA">
        <w:rPr>
          <w:b/>
        </w:rPr>
        <w:t>P</w:t>
      </w:r>
      <w:r>
        <w:t xml:space="preserve"> i jest on podnoszony kolejno po obsługiwanych trybach, nie pozwalając na dalsze jego podnoszenie. Analogicznie klawisz </w:t>
      </w:r>
      <w:r w:rsidRPr="005112BA">
        <w:rPr>
          <w:b/>
        </w:rPr>
        <w:t>O</w:t>
      </w:r>
      <w:r>
        <w:t xml:space="preserve"> poziom ten zmniejsza.</w:t>
      </w:r>
    </w:p>
    <w:p w:rsidR="00352691" w:rsidRPr="007D2C4C" w:rsidRDefault="00352691" w:rsidP="004427EA">
      <w:pPr>
        <w:pStyle w:val="Tekstwiodcy"/>
        <w:ind w:firstLine="360"/>
      </w:pPr>
      <w:r>
        <w:t>Wybór stosownego scenariusza odbywa się poprzez wybranie go z rozwijanego menu „</w:t>
      </w:r>
      <w:proofErr w:type="spellStart"/>
      <w:r>
        <w:t>Scenarios</w:t>
      </w:r>
      <w:proofErr w:type="spellEnd"/>
      <w:r>
        <w:t>”</w:t>
      </w:r>
      <w:r w:rsidR="007A699B">
        <w:t xml:space="preserve"> </w:t>
      </w:r>
      <w:r>
        <w:t>w lewym górnym rogu okna aplikacji.</w:t>
      </w:r>
    </w:p>
    <w:p w:rsidR="004427EA" w:rsidRPr="007D2C4C" w:rsidRDefault="004427EA" w:rsidP="004427EA">
      <w:pPr>
        <w:pStyle w:val="Tekstwiodcy"/>
        <w:ind w:left="785" w:firstLine="0"/>
      </w:pPr>
    </w:p>
    <w:p w:rsidR="00FE7023" w:rsidRDefault="00FE7023" w:rsidP="00FE7023">
      <w:pPr>
        <w:pStyle w:val="NrNagwek1"/>
      </w:pPr>
      <w:bookmarkStart w:id="112" w:name="_Toc468058788"/>
      <w:r>
        <w:t>Testy</w:t>
      </w:r>
      <w:bookmarkEnd w:id="112"/>
      <w:ins w:id="113" w:author="Lama" w:date="2016-12-04T15:43:00Z">
        <w:r w:rsidR="00EA3866">
          <w:t xml:space="preserve"> programu </w:t>
        </w:r>
      </w:ins>
      <w:ins w:id="114" w:author="Lama" w:date="2016-12-04T16:31:00Z">
        <w:r w:rsidR="00F140CC">
          <w:t>symulatora</w:t>
        </w:r>
      </w:ins>
    </w:p>
    <w:p w:rsidR="00FE7023" w:rsidRDefault="00FE7023" w:rsidP="00FE7023">
      <w:pPr>
        <w:pStyle w:val="NrNagwek2"/>
      </w:pPr>
      <w:bookmarkStart w:id="115" w:name="_Toc468058789"/>
      <w:r>
        <w:t>Plan testów</w:t>
      </w:r>
      <w:bookmarkEnd w:id="115"/>
    </w:p>
    <w:p w:rsidR="00192A51" w:rsidRDefault="00192A51" w:rsidP="00192A51">
      <w:pPr>
        <w:pStyle w:val="Tekstwiodcy"/>
      </w:pPr>
      <w:r>
        <w:t xml:space="preserve">Testy tej aplikacji </w:t>
      </w:r>
      <w:del w:id="116" w:author="Lama" w:date="2016-12-04T15:44:00Z">
        <w:r w:rsidDel="00EA3866">
          <w:delText xml:space="preserve">będą </w:delText>
        </w:r>
      </w:del>
      <w:r>
        <w:t xml:space="preserve">obejmowały </w:t>
      </w:r>
      <w:del w:id="117" w:author="Lama" w:date="2016-12-04T15:47:00Z">
        <w:r w:rsidDel="00587F17">
          <w:delText xml:space="preserve">testy </w:delText>
        </w:r>
      </w:del>
      <w:ins w:id="118" w:author="Lama" w:date="2016-12-04T15:47:00Z">
        <w:r w:rsidR="00587F17">
          <w:t>badanie</w:t>
        </w:r>
        <w:r w:rsidR="00587F17">
          <w:t xml:space="preserve"> </w:t>
        </w:r>
      </w:ins>
      <w:r>
        <w:t>wydajności generowania pojedynczej klatki w zależności od ilości znajdującej się na scenie ilości obiektów. Jako że obiekty poruszają się i oddziałują na siebie</w:t>
      </w:r>
      <w:ins w:id="119" w:author="Lama" w:date="2016-12-04T15:52:00Z">
        <w:r w:rsidR="00587F17">
          <w:t>, dojść może do sytuacji gdy przestaną mieć ze sobą kontakt, lub będzie on na tyle nieznacz</w:t>
        </w:r>
      </w:ins>
      <w:ins w:id="120" w:author="Lama" w:date="2016-12-04T15:54:00Z">
        <w:r w:rsidR="00587F17">
          <w:t>ny (obiekty będą na sobie leżeć w bezruchu)</w:t>
        </w:r>
      </w:ins>
      <w:ins w:id="121" w:author="Lama" w:date="2016-12-04T15:53:00Z">
        <w:r w:rsidR="00587F17">
          <w:t>,</w:t>
        </w:r>
      </w:ins>
      <w:del w:id="122" w:author="Lama" w:date="2016-12-04T15:53:00Z">
        <w:r w:rsidDel="00587F17">
          <w:delText>, co w rezultacie</w:delText>
        </w:r>
      </w:del>
      <w:ins w:id="123" w:author="Lama" w:date="2016-12-04T15:53:00Z">
        <w:r w:rsidR="00587F17">
          <w:t xml:space="preserve"> </w:t>
        </w:r>
      </w:ins>
      <w:del w:id="124" w:author="Lama" w:date="2016-12-04T15:53:00Z">
        <w:r w:rsidDel="00587F17">
          <w:delText xml:space="preserve"> </w:delText>
        </w:r>
      </w:del>
      <w:del w:id="125" w:author="Lama" w:date="2016-12-04T15:54:00Z">
        <w:r w:rsidDel="00587F17">
          <w:delText>spowoduje</w:delText>
        </w:r>
        <w:r w:rsidR="00F83AD7" w:rsidDel="00587F17">
          <w:delText>,</w:delText>
        </w:r>
        <w:r w:rsidDel="00587F17">
          <w:delText xml:space="preserve"> </w:delText>
        </w:r>
      </w:del>
      <w:r>
        <w:t xml:space="preserve">że w pewnym momencie </w:t>
      </w:r>
      <w:del w:id="126" w:author="Lama" w:date="2016-12-04T15:47:00Z">
        <w:r w:rsidDel="00587F17">
          <w:delText>fizyka przestanie być liczona</w:delText>
        </w:r>
      </w:del>
      <w:ins w:id="127" w:author="Lama" w:date="2016-12-04T15:47:00Z">
        <w:r w:rsidR="00587F17">
          <w:t>obliczenia związane z symulacją fizyki zostaną przerwane przez wzgląd na wydajność</w:t>
        </w:r>
      </w:ins>
      <w:del w:id="128" w:author="Lama" w:date="2016-12-04T15:53:00Z">
        <w:r w:rsidR="003F17EA" w:rsidDel="00587F17">
          <w:delText>,</w:delText>
        </w:r>
      </w:del>
      <w:ins w:id="129" w:author="Lama" w:date="2016-12-04T15:53:00Z">
        <w:r w:rsidR="00587F17">
          <w:t>. Z tego powodu</w:t>
        </w:r>
      </w:ins>
      <w:r w:rsidR="003F17EA">
        <w:t xml:space="preserve"> pobrany zostanie największy czas</w:t>
      </w:r>
      <w:r w:rsidR="00F83AD7">
        <w:t>,</w:t>
      </w:r>
      <w:r w:rsidR="003F17EA">
        <w:t xml:space="preserve"> </w:t>
      </w:r>
      <w:del w:id="130" w:author="Lama" w:date="2016-12-04T15:54:00Z">
        <w:r w:rsidR="003F17EA" w:rsidDel="00587F17">
          <w:delText xml:space="preserve">który </w:delText>
        </w:r>
      </w:del>
      <w:ins w:id="131" w:author="Lama" w:date="2016-12-04T15:54:00Z">
        <w:r w:rsidR="00587F17">
          <w:t>jaki</w:t>
        </w:r>
        <w:r w:rsidR="00587F17">
          <w:t xml:space="preserve"> </w:t>
        </w:r>
      </w:ins>
      <w:r w:rsidR="003F17EA">
        <w:t>został odnotowany</w:t>
      </w:r>
      <w:r>
        <w:t>.</w:t>
      </w:r>
    </w:p>
    <w:p w:rsidR="003F17EA" w:rsidRDefault="003F17EA" w:rsidP="00192A51">
      <w:pPr>
        <w:pStyle w:val="Tekstwiodcy"/>
      </w:pPr>
      <w:r>
        <w:t xml:space="preserve">Scenariusz pomiaru </w:t>
      </w:r>
      <w:del w:id="132" w:author="Lama" w:date="2016-12-04T15:55:00Z">
        <w:r w:rsidDel="00587F17">
          <w:delText xml:space="preserve">będzie </w:delText>
        </w:r>
      </w:del>
      <w:r>
        <w:t xml:space="preserve">przedstawiał pudełka ułożone w </w:t>
      </w:r>
      <w:r w:rsidR="00995CF2">
        <w:t>sześcian</w:t>
      </w:r>
      <w:r>
        <w:t>.</w:t>
      </w:r>
      <w:r w:rsidR="00995CF2">
        <w:t xml:space="preserve"> Sześcian ten będzie położony </w:t>
      </w:r>
      <w:r w:rsidR="00EA2D57">
        <w:t xml:space="preserve">na wysokości </w:t>
      </w:r>
      <w:r w:rsidR="00995CF2">
        <w:t>poło</w:t>
      </w:r>
      <w:r w:rsidR="00EA2D57">
        <w:t>wy</w:t>
      </w:r>
      <w:r w:rsidR="00995CF2">
        <w:t xml:space="preserve"> </w:t>
      </w:r>
      <w:r w:rsidR="00EA2D57">
        <w:t>długości boku</w:t>
      </w:r>
      <w:r w:rsidR="00995CF2">
        <w:t xml:space="preserve"> pojedynczego pudełka nad płaszczyzną ZY.</w:t>
      </w:r>
    </w:p>
    <w:p w:rsidR="003F17EA" w:rsidRDefault="003F17EA" w:rsidP="00192A51">
      <w:pPr>
        <w:pStyle w:val="Tekstwiodcy"/>
      </w:pPr>
      <w:r>
        <w:t xml:space="preserve">Pomiar </w:t>
      </w:r>
      <w:del w:id="133" w:author="Lama" w:date="2016-12-04T15:45:00Z">
        <w:r w:rsidDel="00587F17">
          <w:delText xml:space="preserve">zostanie </w:delText>
        </w:r>
      </w:del>
      <w:ins w:id="134" w:author="Lama" w:date="2016-12-04T15:45:00Z">
        <w:r w:rsidR="00587F17">
          <w:t>zosta</w:t>
        </w:r>
        <w:r w:rsidR="00587F17">
          <w:t>ł</w:t>
        </w:r>
        <w:r w:rsidR="00587F17">
          <w:t xml:space="preserve"> </w:t>
        </w:r>
      </w:ins>
      <w:r>
        <w:t>wykonany 10</w:t>
      </w:r>
      <w:r w:rsidR="00F83AD7">
        <w:t>-</w:t>
      </w:r>
      <w:r>
        <w:t>krotnie dla</w:t>
      </w:r>
      <w:r w:rsidR="00995CF2">
        <w:t xml:space="preserve"> sześcianów o długości boku</w:t>
      </w:r>
      <w:r w:rsidR="00766874">
        <w:t xml:space="preserve"> „</w:t>
      </w:r>
      <w:r w:rsidR="00766874" w:rsidRPr="003B554E">
        <w:rPr>
          <w:b/>
        </w:rPr>
        <w:t>n</w:t>
      </w:r>
      <w:r w:rsidR="00766874">
        <w:t>”</w:t>
      </w:r>
      <w:r>
        <w:t xml:space="preserve"> kolejno </w:t>
      </w:r>
      <w:r w:rsidR="00995CF2">
        <w:t>2, 3, 4, 5, 6, 7, 8, 9, 10</w:t>
      </w:r>
      <w:r>
        <w:t>. Wyniki każdego pomiaru zostaną uśrednione.</w:t>
      </w:r>
    </w:p>
    <w:p w:rsidR="00FE7023" w:rsidRDefault="00FE7023" w:rsidP="00FE7023">
      <w:pPr>
        <w:pStyle w:val="NrNagwek2"/>
      </w:pPr>
      <w:bookmarkStart w:id="135" w:name="_Toc468058790"/>
      <w:r>
        <w:lastRenderedPageBreak/>
        <w:t>Wyniki</w:t>
      </w:r>
      <w:bookmarkEnd w:id="135"/>
    </w:p>
    <w:p w:rsidR="00EA2D57" w:rsidRDefault="00EA2D57" w:rsidP="00EA2D57">
      <w:pPr>
        <w:pStyle w:val="Legenda"/>
        <w:keepNext/>
      </w:pPr>
      <w:bookmarkStart w:id="136" w:name="_Toc468051444"/>
      <w:r>
        <w:t xml:space="preserve">Tabela </w:t>
      </w:r>
      <w:fldSimple w:instr=" SEQ Tabela \* ARABIC ">
        <w:r w:rsidR="00CF08C8">
          <w:rPr>
            <w:noProof/>
          </w:rPr>
          <w:t>1</w:t>
        </w:r>
      </w:fldSimple>
      <w:r>
        <w:t xml:space="preserve"> Czasy pomiaru wydajności generowania pojedynczej klatki, w zależności od ilości obiektów na scenie</w:t>
      </w:r>
      <w:bookmarkEnd w:id="13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04"/>
        <w:gridCol w:w="792"/>
        <w:gridCol w:w="793"/>
        <w:gridCol w:w="794"/>
        <w:gridCol w:w="794"/>
        <w:gridCol w:w="794"/>
        <w:gridCol w:w="794"/>
        <w:gridCol w:w="794"/>
        <w:gridCol w:w="794"/>
        <w:gridCol w:w="789"/>
      </w:tblGrid>
      <w:tr w:rsidR="008E0368" w:rsidTr="00EA2D57"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oMath>
            </m:oMathPara>
          </w:p>
        </w:tc>
        <w:tc>
          <w:tcPr>
            <w:tcW w:w="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8E0368" w:rsidTr="00EA2D57">
        <w:tc>
          <w:tcPr>
            <w:tcW w:w="190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E0368" w:rsidRPr="008E0368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Czas [s]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0,141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0,296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0,637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0,962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1,825</w:t>
            </w:r>
          </w:p>
        </w:tc>
        <w:tc>
          <w:tcPr>
            <w:tcW w:w="794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1,959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3,226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0,025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0,628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1,016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1,43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2,193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2,935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0,312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0,632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0,978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1,605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2,183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2,933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0,706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0,985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1,657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2,057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2,915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0,322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0,579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0,947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1,541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2,336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3,222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0,159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1,17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1,428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2,134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3,096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0,154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0,627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0,963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1,59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2,11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3,057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0,024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0,659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0,933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1,429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2,201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3,415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0,032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0,335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0,936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1,401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2,126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3,449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0,144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0,583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0,977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1,439</w:t>
            </w:r>
          </w:p>
        </w:tc>
        <w:tc>
          <w:tcPr>
            <w:tcW w:w="794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2,142</w:t>
            </w:r>
          </w:p>
        </w:tc>
        <w:tc>
          <w:tcPr>
            <w:tcW w:w="789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2,995</w:t>
            </w:r>
          </w:p>
        </w:tc>
      </w:tr>
      <w:tr w:rsidR="008E0368" w:rsidTr="00EA2D57"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Pr="008E0368" w:rsidRDefault="00EA2D57" w:rsidP="008E0368">
            <w:pPr>
              <w:pStyle w:val="Tekstwiodcy"/>
              <w:ind w:firstLine="0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Średni czas [s]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0,021</w:t>
            </w:r>
          </w:p>
        </w:tc>
        <w:tc>
          <w:tcPr>
            <w:tcW w:w="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0,021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0,144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0,310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0,624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0,987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1,535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2,144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3,124</w:t>
            </w:r>
          </w:p>
        </w:tc>
      </w:tr>
    </w:tbl>
    <w:p w:rsidR="008E0368" w:rsidRDefault="008E0368" w:rsidP="00766874">
      <w:pPr>
        <w:pStyle w:val="Tekstwiodcy"/>
        <w:rPr>
          <w:ins w:id="137" w:author="Lama" w:date="2016-12-04T15:59:00Z"/>
        </w:rPr>
      </w:pPr>
    </w:p>
    <w:p w:rsidR="00EC3198" w:rsidRDefault="00EC3198" w:rsidP="00766874">
      <w:pPr>
        <w:pStyle w:val="Tekstwiodcy"/>
      </w:pPr>
      <w:ins w:id="138" w:author="Lama" w:date="2016-12-04T15:59:00Z">
        <w:r>
          <w:t>Tabela przedstawia wyniki pomiarów</w:t>
        </w:r>
      </w:ins>
      <w:ins w:id="139" w:author="Lama" w:date="2016-12-04T16:05:00Z">
        <w:r w:rsidR="007569A3">
          <w:t xml:space="preserve"> przeprowadzonych w czasie trwania</w:t>
        </w:r>
      </w:ins>
      <w:ins w:id="140" w:author="Lama" w:date="2016-12-04T15:59:00Z">
        <w:r>
          <w:t xml:space="preserve"> testu. </w:t>
        </w:r>
      </w:ins>
      <w:ins w:id="141" w:author="Lama" w:date="2016-12-04T16:00:00Z">
        <w:r>
          <w:t>Pierwszy wiersz pokazuje</w:t>
        </w:r>
      </w:ins>
      <w:ins w:id="142" w:author="Lama" w:date="2016-12-04T16:07:00Z">
        <w:r w:rsidR="007569A3">
          <w:t>,</w:t>
        </w:r>
      </w:ins>
      <w:ins w:id="143" w:author="Lama" w:date="2016-12-04T16:00:00Z">
        <w:r>
          <w:t xml:space="preserve"> dla jakiej wysokości sześcianu zrealizowano </w:t>
        </w:r>
      </w:ins>
      <w:ins w:id="144" w:author="Lama" w:date="2016-12-04T16:06:00Z">
        <w:r w:rsidR="007569A3">
          <w:t>pomiary</w:t>
        </w:r>
      </w:ins>
      <w:ins w:id="145" w:author="Lama" w:date="2016-12-04T16:00:00Z">
        <w:r>
          <w:t xml:space="preserve">. Następne 10 wierszy, pokazują jaki był największy odnotowany czas podczas </w:t>
        </w:r>
      </w:ins>
      <w:ins w:id="146" w:author="Lama" w:date="2016-12-04T16:02:00Z">
        <w:r>
          <w:t xml:space="preserve">każdego z 10 pomiarów. Wiersz ostatni prezentuje uśredniony czas </w:t>
        </w:r>
      </w:ins>
      <w:ins w:id="147" w:author="Lama" w:date="2016-12-04T16:03:00Z">
        <w:r>
          <w:t xml:space="preserve">obliczony z </w:t>
        </w:r>
      </w:ins>
      <w:ins w:id="148" w:author="Lama" w:date="2016-12-04T16:02:00Z">
        <w:r>
          <w:t>10</w:t>
        </w:r>
      </w:ins>
      <w:ins w:id="149" w:author="Lama" w:date="2016-12-04T16:03:00Z">
        <w:r>
          <w:t xml:space="preserve"> czasów,</w:t>
        </w:r>
      </w:ins>
      <w:ins w:id="150" w:author="Lama" w:date="2016-12-04T16:02:00Z">
        <w:r>
          <w:t xml:space="preserve"> znajdujących się nad nim.</w:t>
        </w:r>
      </w:ins>
    </w:p>
    <w:p w:rsidR="00EA2D57" w:rsidRDefault="008E0368" w:rsidP="00EA2D57">
      <w:pPr>
        <w:pStyle w:val="Tekstwiodcy"/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BAE14F1" wp14:editId="02E896CF">
            <wp:extent cx="5743575" cy="3981450"/>
            <wp:effectExtent l="0" t="0" r="9525" b="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5F8F5E81-511B-4AE1-A7A3-3C40CBE5AC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8E0368" w:rsidRDefault="00EA2D57" w:rsidP="00EA2D57">
      <w:pPr>
        <w:pStyle w:val="Legenda"/>
        <w:jc w:val="center"/>
      </w:pPr>
      <w:bookmarkStart w:id="151" w:name="_Toc468058756"/>
      <w:r>
        <w:t xml:space="preserve">Rysunek </w:t>
      </w:r>
      <w:fldSimple w:instr=" SEQ Rysunek \* ARABIC ">
        <w:r w:rsidR="00CF08C8">
          <w:rPr>
            <w:noProof/>
          </w:rPr>
          <w:t>11</w:t>
        </w:r>
      </w:fldSimple>
      <w:r>
        <w:t xml:space="preserve"> Wykres zależności czasu generowania pojedynczej klatki w zależności </w:t>
      </w:r>
      <w:r>
        <w:rPr>
          <w:noProof/>
        </w:rPr>
        <w:t>od ilości obiektów na scenie</w:t>
      </w:r>
      <w:bookmarkEnd w:id="151"/>
    </w:p>
    <w:p w:rsidR="00EC3198" w:rsidRDefault="00F140CC" w:rsidP="00EC3198">
      <w:pPr>
        <w:pStyle w:val="Tekstwiodcy"/>
        <w:rPr>
          <w:ins w:id="152" w:author="Lama" w:date="2016-12-04T16:05:00Z"/>
        </w:rPr>
        <w:pPrChange w:id="153" w:author="Lama" w:date="2016-12-04T16:05:00Z">
          <w:pPr>
            <w:pStyle w:val="NrNagwek2"/>
          </w:pPr>
        </w:pPrChange>
      </w:pPr>
      <w:bookmarkStart w:id="154" w:name="_Toc468058791"/>
      <w:ins w:id="155" w:author="Lama" w:date="2016-12-04T16:27:00Z">
        <w:r>
          <w:t>Na wykresie zaprezentowane wyniki pomiarów, już nie od wysokości sześcianu, a w zależności od wyliczonej ilości obiektów</w:t>
        </w:r>
      </w:ins>
      <w:ins w:id="156" w:author="Lama" w:date="2016-12-04T16:08:00Z">
        <w:r>
          <w:t>, dla których pomiar został wykonany. Oprócz linii łączącej punkty zaobserwować można linię trendu, która uwydatnia liniową tendencję wzrostu czasu.</w:t>
        </w:r>
      </w:ins>
    </w:p>
    <w:p w:rsidR="00FE7023" w:rsidRDefault="00FE7023" w:rsidP="00FE7023">
      <w:pPr>
        <w:pStyle w:val="NrNagwek2"/>
      </w:pPr>
      <w:r>
        <w:t>Wnioski</w:t>
      </w:r>
      <w:bookmarkEnd w:id="154"/>
      <w:r>
        <w:t xml:space="preserve"> </w:t>
      </w:r>
    </w:p>
    <w:p w:rsidR="0033397A" w:rsidRDefault="00765E4E" w:rsidP="00974DE0">
      <w:pPr>
        <w:spacing w:after="200"/>
        <w:ind w:firstLine="360"/>
        <w:rPr>
          <w:lang w:val="pt-PT"/>
        </w:rPr>
      </w:pPr>
      <w:ins w:id="157" w:author="Lama" w:date="2016-12-04T16:37:00Z">
        <w:r>
          <w:rPr>
            <w:lang w:val="pt-PT"/>
          </w:rPr>
          <w:t xml:space="preserve">Wyniki </w:t>
        </w:r>
      </w:ins>
      <w:del w:id="158" w:author="Lama" w:date="2016-12-04T16:28:00Z">
        <w:r w:rsidR="0033397A" w:rsidDel="00F140CC">
          <w:rPr>
            <w:lang w:val="pt-PT"/>
          </w:rPr>
          <w:delText>Oczywistym w</w:delText>
        </w:r>
      </w:del>
      <w:ins w:id="159" w:author="Lama" w:date="2016-12-04T16:37:00Z">
        <w:r>
          <w:rPr>
            <w:lang w:val="pt-PT"/>
          </w:rPr>
          <w:t>p</w:t>
        </w:r>
      </w:ins>
      <w:ins w:id="160" w:author="Lama" w:date="2016-12-04T16:36:00Z">
        <w:r>
          <w:rPr>
            <w:lang w:val="pt-PT"/>
          </w:rPr>
          <w:t>omiarów</w:t>
        </w:r>
        <w:r w:rsidR="00F140CC">
          <w:rPr>
            <w:lang w:val="pt-PT"/>
          </w:rPr>
          <w:t xml:space="preserve"> po</w:t>
        </w:r>
      </w:ins>
      <w:ins w:id="161" w:author="Lama" w:date="2016-12-04T16:37:00Z">
        <w:r>
          <w:rPr>
            <w:lang w:val="pt-PT"/>
          </w:rPr>
          <w:t>zwalają na wyciągnięcie wniosku,</w:t>
        </w:r>
      </w:ins>
      <w:del w:id="162" w:author="Lama" w:date="2016-12-04T16:36:00Z">
        <w:r w:rsidR="0033397A" w:rsidDel="00F140CC">
          <w:rPr>
            <w:lang w:val="pt-PT"/>
          </w:rPr>
          <w:delText>nioskiem</w:delText>
        </w:r>
      </w:del>
      <w:del w:id="163" w:author="Lama" w:date="2016-12-04T16:37:00Z">
        <w:r w:rsidR="0033397A" w:rsidDel="00765E4E">
          <w:rPr>
            <w:lang w:val="pt-PT"/>
          </w:rPr>
          <w:delText xml:space="preserve"> jest,</w:delText>
        </w:r>
      </w:del>
      <w:r w:rsidR="0033397A">
        <w:rPr>
          <w:lang w:val="pt-PT"/>
        </w:rPr>
        <w:t xml:space="preserve"> </w:t>
      </w:r>
      <w:r w:rsidR="00F83AD7">
        <w:rPr>
          <w:lang w:val="pt-PT"/>
        </w:rPr>
        <w:t>ż</w:t>
      </w:r>
      <w:r w:rsidR="0033397A">
        <w:rPr>
          <w:lang w:val="pt-PT"/>
        </w:rPr>
        <w:t>e czas generowania klatki przyrasta liniowo</w:t>
      </w:r>
      <w:ins w:id="164" w:author="Lama" w:date="2016-12-04T16:37:00Z">
        <w:r>
          <w:rPr>
            <w:lang w:val="pt-PT"/>
          </w:rPr>
          <w:t xml:space="preserve">. Jednak należy podkreślić różnicę pomiędzy czasem obliczeń oddziaływań obiektów oraz samego jego renderingu. </w:t>
        </w:r>
      </w:ins>
      <w:ins w:id="165" w:author="Lama" w:date="2016-12-04T16:47:00Z">
        <w:r w:rsidR="00E22E64">
          <w:rPr>
            <w:lang w:val="pt-PT"/>
          </w:rPr>
          <w:t>Obliczenia prowadzone przez Bullet Engine, to choć dostosowane pod SIMD obliczenia, przeprowadzane są na CPU</w:t>
        </w:r>
      </w:ins>
      <w:ins w:id="166" w:author="Lama" w:date="2016-12-04T16:53:00Z">
        <w:r w:rsidR="00B02E80">
          <w:rPr>
            <w:lang w:val="pt-PT"/>
          </w:rPr>
          <w:t>.</w:t>
        </w:r>
        <w:r w:rsidR="00E22E64">
          <w:rPr>
            <w:lang w:val="pt-PT"/>
          </w:rPr>
          <w:t xml:space="preserve"> </w:t>
        </w:r>
      </w:ins>
      <w:ins w:id="167" w:author="Lama" w:date="2016-12-04T17:01:00Z">
        <w:r w:rsidR="00B02E80">
          <w:rPr>
            <w:lang w:val="pt-PT"/>
          </w:rPr>
          <w:t>S</w:t>
        </w:r>
      </w:ins>
      <w:ins w:id="168" w:author="Lama" w:date="2016-12-04T16:52:00Z">
        <w:r w:rsidR="00E22E64">
          <w:rPr>
            <w:lang w:val="pt-PT"/>
          </w:rPr>
          <w:t>am rendering</w:t>
        </w:r>
      </w:ins>
      <w:ins w:id="169" w:author="Lama" w:date="2016-12-04T17:01:00Z">
        <w:r w:rsidR="00B02E80">
          <w:rPr>
            <w:lang w:val="pt-PT"/>
          </w:rPr>
          <w:t xml:space="preserve"> jednak,</w:t>
        </w:r>
      </w:ins>
      <w:ins w:id="170" w:author="Lama" w:date="2016-12-04T16:52:00Z">
        <w:r w:rsidR="00E22E64">
          <w:rPr>
            <w:lang w:val="pt-PT"/>
          </w:rPr>
          <w:t xml:space="preserve"> jest już przeprowadzany na karcie graficznej, która sprzętowo dostosowana jest do obliczeń związanych z grafiką komputerową. Powoduje to, że obliczenia </w:t>
        </w:r>
      </w:ins>
      <w:ins w:id="171" w:author="Lama" w:date="2016-12-04T17:05:00Z">
        <w:r w:rsidR="00B02E80">
          <w:rPr>
            <w:lang w:val="pt-PT"/>
          </w:rPr>
          <w:t>związane z fizyką</w:t>
        </w:r>
      </w:ins>
      <w:ins w:id="172" w:author="Lama" w:date="2016-12-04T16:52:00Z">
        <w:r w:rsidR="00E22E64">
          <w:rPr>
            <w:lang w:val="pt-PT"/>
          </w:rPr>
          <w:t xml:space="preserve"> znacznie spowalniają czas generowania pojedyńczej klatki, gdyż sam rendering pochłaniał </w:t>
        </w:r>
      </w:ins>
      <w:ins w:id="173" w:author="Lama" w:date="2016-12-04T16:55:00Z">
        <w:r w:rsidR="00E22E64">
          <w:rPr>
            <w:lang w:val="pt-PT"/>
          </w:rPr>
          <w:t xml:space="preserve">jego </w:t>
        </w:r>
      </w:ins>
      <w:ins w:id="174" w:author="Lama" w:date="2016-12-04T16:52:00Z">
        <w:r w:rsidR="00E22E64">
          <w:rPr>
            <w:lang w:val="pt-PT"/>
          </w:rPr>
          <w:t>marginalą część.</w:t>
        </w:r>
      </w:ins>
      <w:ins w:id="175" w:author="Lama" w:date="2016-12-04T17:01:00Z">
        <w:r w:rsidR="00B02E80">
          <w:rPr>
            <w:lang w:val="pt-PT"/>
          </w:rPr>
          <w:t xml:space="preserve"> </w:t>
        </w:r>
      </w:ins>
      <w:ins w:id="176" w:author="Lama" w:date="2016-12-04T17:02:00Z">
        <w:r w:rsidR="00B02E80">
          <w:rPr>
            <w:lang w:val="pt-PT"/>
          </w:rPr>
          <w:t xml:space="preserve">Pozostawia to duże pole do optymalizacji, zarówno pod kątem </w:t>
        </w:r>
        <w:r w:rsidR="00B02E80">
          <w:rPr>
            <w:lang w:val="pt-PT"/>
          </w:rPr>
          <w:lastRenderedPageBreak/>
          <w:t>algorytmicznym, jak i optymalizacji kodu</w:t>
        </w:r>
      </w:ins>
      <w:ins w:id="177" w:author="Lama" w:date="2016-12-04T17:06:00Z">
        <w:r w:rsidR="00B02E80">
          <w:rPr>
            <w:lang w:val="pt-PT"/>
          </w:rPr>
          <w:t>. Uzasadniona może być również</w:t>
        </w:r>
      </w:ins>
      <w:ins w:id="178" w:author="Lama" w:date="2016-12-04T17:02:00Z">
        <w:r w:rsidR="00B02E80">
          <w:rPr>
            <w:lang w:val="pt-PT"/>
          </w:rPr>
          <w:t xml:space="preserve"> prób</w:t>
        </w:r>
      </w:ins>
      <w:ins w:id="179" w:author="Lama" w:date="2016-12-04T17:06:00Z">
        <w:r w:rsidR="00B02E80">
          <w:rPr>
            <w:lang w:val="pt-PT"/>
          </w:rPr>
          <w:t>a</w:t>
        </w:r>
      </w:ins>
      <w:ins w:id="180" w:author="Lama" w:date="2016-12-04T17:02:00Z">
        <w:r w:rsidR="00B02E80">
          <w:rPr>
            <w:lang w:val="pt-PT"/>
          </w:rPr>
          <w:t xml:space="preserve"> implemetacji tych algorytmów na GPU, co choć jest zadaniem trudnym, może znacznie poprawić wydajność.</w:t>
        </w:r>
      </w:ins>
      <w:del w:id="181" w:author="Lama" w:date="2016-12-04T16:37:00Z">
        <w:r w:rsidR="0033397A" w:rsidDel="00765E4E">
          <w:rPr>
            <w:lang w:val="pt-PT"/>
          </w:rPr>
          <w:delText>,</w:delText>
        </w:r>
      </w:del>
      <w:del w:id="182" w:author="Lama" w:date="2016-12-04T16:45:00Z">
        <w:r w:rsidR="0033397A" w:rsidDel="00765E4E">
          <w:rPr>
            <w:lang w:val="pt-PT"/>
          </w:rPr>
          <w:delText xml:space="preserve"> </w:delText>
        </w:r>
      </w:del>
      <w:del w:id="183" w:author="Lama" w:date="2016-12-04T16:50:00Z">
        <w:r w:rsidR="0033397A" w:rsidDel="00E22E64">
          <w:rPr>
            <w:lang w:val="pt-PT"/>
          </w:rPr>
          <w:delText>jednak trzeba nadmienić</w:delText>
        </w:r>
        <w:r w:rsidR="00F83AD7" w:rsidDel="00E22E64">
          <w:rPr>
            <w:lang w:val="pt-PT"/>
          </w:rPr>
          <w:delText>,</w:delText>
        </w:r>
        <w:r w:rsidR="0033397A" w:rsidDel="00E22E64">
          <w:rPr>
            <w:lang w:val="pt-PT"/>
          </w:rPr>
          <w:delText xml:space="preserve"> że czas generowania tej klatki</w:delText>
        </w:r>
        <w:r w:rsidR="00F83AD7" w:rsidDel="00E22E64">
          <w:rPr>
            <w:lang w:val="pt-PT"/>
          </w:rPr>
          <w:delText xml:space="preserve"> </w:delText>
        </w:r>
        <w:r w:rsidR="0033397A" w:rsidDel="00E22E64">
          <w:rPr>
            <w:lang w:val="pt-PT"/>
          </w:rPr>
          <w:delText xml:space="preserve">to głównie czas obliczeń dla oddziaływań obieków, gdzie czas renderowania był marginalnie mały. Wiąże się to z tym, </w:delText>
        </w:r>
      </w:del>
      <w:del w:id="184" w:author="Lama" w:date="2016-12-04T16:51:00Z">
        <w:r w:rsidR="0033397A" w:rsidDel="00E22E64">
          <w:rPr>
            <w:lang w:val="pt-PT"/>
          </w:rPr>
          <w:delText xml:space="preserve">że obliczenia fizyczne odbywały się na procesorze komputera, a sam rendering odbywał się na karcie graficznej, która sprzętowo dostosowana jest obliczeń </w:delText>
        </w:r>
        <w:r w:rsidR="00F83AD7" w:rsidDel="00E22E64">
          <w:rPr>
            <w:lang w:val="pt-PT"/>
          </w:rPr>
          <w:delText xml:space="preserve">z nią </w:delText>
        </w:r>
        <w:r w:rsidR="0033397A" w:rsidDel="00E22E64">
          <w:rPr>
            <w:lang w:val="pt-PT"/>
          </w:rPr>
          <w:delText>zwiazanych.</w:delText>
        </w:r>
      </w:del>
    </w:p>
    <w:p w:rsidR="0033397A" w:rsidRDefault="0033397A">
      <w:pPr>
        <w:spacing w:after="200"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:rsidR="00157545" w:rsidRDefault="0033397A" w:rsidP="00A7317D">
      <w:pPr>
        <w:pStyle w:val="NrNagwek1"/>
        <w:rPr>
          <w:ins w:id="185" w:author="Lama" w:date="2016-12-04T17:15:00Z"/>
        </w:rPr>
      </w:pPr>
      <w:bookmarkStart w:id="186" w:name="_Toc468058792"/>
      <w:r>
        <w:lastRenderedPageBreak/>
        <w:t>L</w:t>
      </w:r>
      <w:r w:rsidR="000E0EA4" w:rsidRPr="00D528FB">
        <w:t>iteratura</w:t>
      </w:r>
      <w:bookmarkEnd w:id="186"/>
    </w:p>
    <w:p w:rsidR="001F042C" w:rsidRDefault="00A7317D" w:rsidP="00A7317D">
      <w:pPr>
        <w:rPr>
          <w:rFonts w:asciiTheme="minorHAnsi" w:hAnsiTheme="minorHAnsi"/>
          <w:noProof/>
          <w:sz w:val="22"/>
        </w:rPr>
      </w:pPr>
      <w:r>
        <w:rPr>
          <w:sz w:val="22"/>
          <w:szCs w:val="18"/>
        </w:rPr>
        <w:fldChar w:fldCharType="begin"/>
      </w:r>
      <w:r w:rsidRPr="00A7317D">
        <w:rPr>
          <w:sz w:val="22"/>
          <w:szCs w:val="18"/>
        </w:rPr>
        <w:instrText xml:space="preserve"> BIBLIOGRAPHY  \l 1045 </w:instrText>
      </w:r>
      <w:r>
        <w:rPr>
          <w:sz w:val="22"/>
          <w:szCs w:val="18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8597"/>
      </w:tblGrid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„Unity - Multiplatform,” Unity Technologies, [Online]. Available: https://unity3d.com/unity/multiplatform.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„Torment - Tides of numenera | Game Engine,” [Online]. Available: http://www.ign.com/articles/2013/03/04/the-strange-new-world-of-torment-tides-of-numenera.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„Pillars of Eternity | Unity madewith,” Unity Technologies, [Online]. Available: https://madewith.unity.com/games/pillars-of-eternity. [Data uzyskania dostępu: 11 27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„Arkham Knight on Unreal Engine,” [Online]. Available: http://www.polygon.com/2014/3/27/5551328/batman-arkham-knight-preview-batmobile.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„Polygon | Hatred and Epic Games,” [Online]. Available: http://www.polygon.com/2014/10/16/6989459/hatred-epic-games-unreal-engine.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„Big Buck Bunny - About,” [Online]. Available: https://peach.blender.org/about/.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„Sean Kennedy - Blender in Hollywood,” [Online]. Available: http://blenderdiplom.com/en/interviews/548-interview-sean-kennedy-on-blender-in-hollywood.html.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„How They Built the Beastly Machines for Mad Max: Fury Road,” [Online]. Available: https://www.wheretowatch.com/2015/05/heres-how-they-built-the-beastly-machines-for-mad-max-fury-road/.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„3DSMax - The Curious Case of Benjamin Button,” [Online]. Available: http://news.autodesk.com/press-release/oscar-winner-best-visual-effects-curious-case-benjamin-button-shaped-autodesk-technolo.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>„Films using 3DSMax,” [Online]. Available: https://area.autodesk.com/blogs/ken/3ds_max_in_film_vfx_shots. [Data uzyskania dostępu: 27 11 2016].</w:t>
            </w:r>
          </w:p>
        </w:tc>
      </w:tr>
      <w:tr w:rsidR="001F042C">
        <w:trPr>
          <w:divId w:val="696778825"/>
          <w:tblCellSpacing w:w="15" w:type="dxa"/>
        </w:trPr>
        <w:tc>
          <w:tcPr>
            <w:tcW w:w="50" w:type="pct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[11] </w:t>
            </w:r>
          </w:p>
        </w:tc>
        <w:tc>
          <w:tcPr>
            <w:tcW w:w="0" w:type="auto"/>
            <w:hideMark/>
          </w:tcPr>
          <w:p w:rsidR="001F042C" w:rsidRDefault="001F042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F. D. Luna, Introduction to 3D Game Programming with DirectX 11, Gliwice: HELION, 2014. </w:t>
            </w:r>
          </w:p>
        </w:tc>
      </w:tr>
    </w:tbl>
    <w:p w:rsidR="001F042C" w:rsidRDefault="001F042C">
      <w:pPr>
        <w:divId w:val="696778825"/>
        <w:rPr>
          <w:rFonts w:eastAsia="Times New Roman"/>
          <w:noProof/>
        </w:rPr>
      </w:pPr>
    </w:p>
    <w:p w:rsidR="00443E6F" w:rsidRPr="0010367C" w:rsidRDefault="00A7317D" w:rsidP="00A7317D">
      <w:pPr>
        <w:rPr>
          <w:sz w:val="22"/>
          <w:szCs w:val="18"/>
        </w:rPr>
      </w:pPr>
      <w:r>
        <w:rPr>
          <w:sz w:val="22"/>
          <w:szCs w:val="18"/>
        </w:rPr>
        <w:fldChar w:fldCharType="end"/>
      </w:r>
    </w:p>
    <w:sectPr w:rsidR="00443E6F" w:rsidRPr="0010367C" w:rsidSect="00556687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16B" w:rsidRDefault="0025716B" w:rsidP="00257721">
      <w:pPr>
        <w:spacing w:line="240" w:lineRule="auto"/>
      </w:pPr>
      <w:r>
        <w:separator/>
      </w:r>
    </w:p>
  </w:endnote>
  <w:endnote w:type="continuationSeparator" w:id="0">
    <w:p w:rsidR="0025716B" w:rsidRDefault="0025716B" w:rsidP="00257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0652"/>
      <w:docPartObj>
        <w:docPartGallery w:val="Page Numbers (Bottom of Page)"/>
        <w:docPartUnique/>
      </w:docPartObj>
    </w:sdtPr>
    <w:sdtContent>
      <w:p w:rsidR="00D944D5" w:rsidRDefault="00D944D5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42C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D944D5" w:rsidRDefault="00D944D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16B" w:rsidRDefault="0025716B" w:rsidP="00257721">
      <w:pPr>
        <w:spacing w:line="240" w:lineRule="auto"/>
      </w:pPr>
      <w:r>
        <w:separator/>
      </w:r>
    </w:p>
  </w:footnote>
  <w:footnote w:type="continuationSeparator" w:id="0">
    <w:p w:rsidR="0025716B" w:rsidRDefault="0025716B" w:rsidP="00257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A7724"/>
    <w:multiLevelType w:val="hybridMultilevel"/>
    <w:tmpl w:val="B978D56E"/>
    <w:lvl w:ilvl="0" w:tplc="E0DAA1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A3A225DC">
      <w:start w:val="1"/>
      <w:numFmt w:val="bullet"/>
      <w:lvlText w:val="­"/>
      <w:lvlJc w:val="left"/>
      <w:pPr>
        <w:ind w:left="1363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13C51C6C"/>
    <w:multiLevelType w:val="multilevel"/>
    <w:tmpl w:val="3FC4C950"/>
    <w:lvl w:ilvl="0">
      <w:start w:val="1"/>
      <w:numFmt w:val="decimal"/>
      <w:pStyle w:val="Nr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r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r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r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74523A"/>
    <w:multiLevelType w:val="hybridMultilevel"/>
    <w:tmpl w:val="72188C6E"/>
    <w:lvl w:ilvl="0" w:tplc="E0DAA17A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4FF22B9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6315284"/>
    <w:multiLevelType w:val="hybridMultilevel"/>
    <w:tmpl w:val="13E81BA8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A3A225DC">
      <w:start w:val="1"/>
      <w:numFmt w:val="bullet"/>
      <w:lvlText w:val="­"/>
      <w:lvlJc w:val="left"/>
      <w:pPr>
        <w:ind w:left="868" w:hanging="360"/>
      </w:pPr>
      <w:rPr>
        <w:rFonts w:ascii="Courier New" w:hAnsi="Courier New" w:hint="default"/>
      </w:rPr>
    </w:lvl>
    <w:lvl w:ilvl="2" w:tplc="A3A225DC">
      <w:start w:val="1"/>
      <w:numFmt w:val="bullet"/>
      <w:lvlText w:val="­"/>
      <w:lvlJc w:val="left"/>
      <w:pPr>
        <w:ind w:left="1588" w:hanging="360"/>
      </w:pPr>
      <w:rPr>
        <w:rFonts w:ascii="Courier New" w:hAnsi="Courier New" w:hint="default"/>
      </w:rPr>
    </w:lvl>
    <w:lvl w:ilvl="3" w:tplc="04150001" w:tentative="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</w:abstractNum>
  <w:abstractNum w:abstractNumId="5" w15:restartNumberingAfterBreak="0">
    <w:nsid w:val="58207D07"/>
    <w:multiLevelType w:val="hybridMultilevel"/>
    <w:tmpl w:val="8492760A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6" w15:restartNumberingAfterBreak="0">
    <w:nsid w:val="64EB59AF"/>
    <w:multiLevelType w:val="hybridMultilevel"/>
    <w:tmpl w:val="A0F8F37C"/>
    <w:lvl w:ilvl="0" w:tplc="A3A225DC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E27DE"/>
    <w:multiLevelType w:val="hybridMultilevel"/>
    <w:tmpl w:val="452E6432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8" w15:restartNumberingAfterBreak="0">
    <w:nsid w:val="65CE4F13"/>
    <w:multiLevelType w:val="hybridMultilevel"/>
    <w:tmpl w:val="BF3C18C4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79A04ED0"/>
    <w:multiLevelType w:val="hybridMultilevel"/>
    <w:tmpl w:val="D242BEB2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7A027FC2"/>
    <w:multiLevelType w:val="hybridMultilevel"/>
    <w:tmpl w:val="F9C0E104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6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ama">
    <w15:presenceInfo w15:providerId="None" w15:userId="Lam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A1"/>
    <w:rsid w:val="00001E38"/>
    <w:rsid w:val="000230C9"/>
    <w:rsid w:val="0003180C"/>
    <w:rsid w:val="00032652"/>
    <w:rsid w:val="00032C76"/>
    <w:rsid w:val="00064B28"/>
    <w:rsid w:val="0006788D"/>
    <w:rsid w:val="00074351"/>
    <w:rsid w:val="0007583B"/>
    <w:rsid w:val="00092421"/>
    <w:rsid w:val="00092639"/>
    <w:rsid w:val="00092C06"/>
    <w:rsid w:val="000B39AF"/>
    <w:rsid w:val="000C0830"/>
    <w:rsid w:val="000D639A"/>
    <w:rsid w:val="000E0EA4"/>
    <w:rsid w:val="000E2C04"/>
    <w:rsid w:val="000F4F15"/>
    <w:rsid w:val="000F50E5"/>
    <w:rsid w:val="0010367C"/>
    <w:rsid w:val="00114FDE"/>
    <w:rsid w:val="0012529C"/>
    <w:rsid w:val="00134FBA"/>
    <w:rsid w:val="00135B64"/>
    <w:rsid w:val="001362FE"/>
    <w:rsid w:val="00157545"/>
    <w:rsid w:val="00161734"/>
    <w:rsid w:val="0017308B"/>
    <w:rsid w:val="00192A51"/>
    <w:rsid w:val="001C2253"/>
    <w:rsid w:val="001F042C"/>
    <w:rsid w:val="001F1833"/>
    <w:rsid w:val="001F4647"/>
    <w:rsid w:val="001F6069"/>
    <w:rsid w:val="00212FC2"/>
    <w:rsid w:val="002243D6"/>
    <w:rsid w:val="00226623"/>
    <w:rsid w:val="00232508"/>
    <w:rsid w:val="002452D4"/>
    <w:rsid w:val="00246B51"/>
    <w:rsid w:val="00255CBE"/>
    <w:rsid w:val="0025716B"/>
    <w:rsid w:val="00257721"/>
    <w:rsid w:val="002834A1"/>
    <w:rsid w:val="002B724E"/>
    <w:rsid w:val="002C193C"/>
    <w:rsid w:val="003066C6"/>
    <w:rsid w:val="00321175"/>
    <w:rsid w:val="00321F44"/>
    <w:rsid w:val="0033397A"/>
    <w:rsid w:val="00342999"/>
    <w:rsid w:val="00352691"/>
    <w:rsid w:val="00354F08"/>
    <w:rsid w:val="00397B27"/>
    <w:rsid w:val="003A19D0"/>
    <w:rsid w:val="003B554E"/>
    <w:rsid w:val="003E2730"/>
    <w:rsid w:val="003F17EA"/>
    <w:rsid w:val="003F64CC"/>
    <w:rsid w:val="003F6EAF"/>
    <w:rsid w:val="004144B9"/>
    <w:rsid w:val="00414A56"/>
    <w:rsid w:val="00423E8B"/>
    <w:rsid w:val="0042780B"/>
    <w:rsid w:val="00427D09"/>
    <w:rsid w:val="00432D34"/>
    <w:rsid w:val="00435CF6"/>
    <w:rsid w:val="004427EA"/>
    <w:rsid w:val="00443E6F"/>
    <w:rsid w:val="0044570B"/>
    <w:rsid w:val="00454DF7"/>
    <w:rsid w:val="004646E4"/>
    <w:rsid w:val="004733DC"/>
    <w:rsid w:val="004827D5"/>
    <w:rsid w:val="004A1E55"/>
    <w:rsid w:val="004C46FD"/>
    <w:rsid w:val="004D2ED0"/>
    <w:rsid w:val="004D68E8"/>
    <w:rsid w:val="004E29DE"/>
    <w:rsid w:val="004F4CAB"/>
    <w:rsid w:val="004F7BAC"/>
    <w:rsid w:val="005112BA"/>
    <w:rsid w:val="005139EB"/>
    <w:rsid w:val="00521152"/>
    <w:rsid w:val="00542DAF"/>
    <w:rsid w:val="00545059"/>
    <w:rsid w:val="00547BB5"/>
    <w:rsid w:val="00554BD4"/>
    <w:rsid w:val="00556687"/>
    <w:rsid w:val="005632A1"/>
    <w:rsid w:val="00564466"/>
    <w:rsid w:val="00587F17"/>
    <w:rsid w:val="005B4904"/>
    <w:rsid w:val="005E6C2D"/>
    <w:rsid w:val="006015F1"/>
    <w:rsid w:val="00604188"/>
    <w:rsid w:val="00613E65"/>
    <w:rsid w:val="0061606F"/>
    <w:rsid w:val="006256E2"/>
    <w:rsid w:val="006317DB"/>
    <w:rsid w:val="00632B42"/>
    <w:rsid w:val="00642EF0"/>
    <w:rsid w:val="0065629E"/>
    <w:rsid w:val="00662D72"/>
    <w:rsid w:val="00671245"/>
    <w:rsid w:val="00675DF6"/>
    <w:rsid w:val="0067672B"/>
    <w:rsid w:val="006A6C69"/>
    <w:rsid w:val="006A746E"/>
    <w:rsid w:val="006A75F7"/>
    <w:rsid w:val="006C4B96"/>
    <w:rsid w:val="00702C6B"/>
    <w:rsid w:val="00704E7A"/>
    <w:rsid w:val="00714656"/>
    <w:rsid w:val="00734CDB"/>
    <w:rsid w:val="00744E72"/>
    <w:rsid w:val="00754021"/>
    <w:rsid w:val="007569A3"/>
    <w:rsid w:val="00765E4E"/>
    <w:rsid w:val="00766874"/>
    <w:rsid w:val="007721CF"/>
    <w:rsid w:val="00776FD5"/>
    <w:rsid w:val="00793DAA"/>
    <w:rsid w:val="007A366B"/>
    <w:rsid w:val="007A699B"/>
    <w:rsid w:val="007B5FE5"/>
    <w:rsid w:val="007D1CA6"/>
    <w:rsid w:val="007D2C4C"/>
    <w:rsid w:val="007E33B1"/>
    <w:rsid w:val="00821E45"/>
    <w:rsid w:val="00821F98"/>
    <w:rsid w:val="00822528"/>
    <w:rsid w:val="00834188"/>
    <w:rsid w:val="00840991"/>
    <w:rsid w:val="00851071"/>
    <w:rsid w:val="0085650C"/>
    <w:rsid w:val="00861FF9"/>
    <w:rsid w:val="00884483"/>
    <w:rsid w:val="00890E51"/>
    <w:rsid w:val="008964A0"/>
    <w:rsid w:val="008A2A43"/>
    <w:rsid w:val="008B0723"/>
    <w:rsid w:val="008C3E5C"/>
    <w:rsid w:val="008C682E"/>
    <w:rsid w:val="008E0368"/>
    <w:rsid w:val="008F2597"/>
    <w:rsid w:val="008F348B"/>
    <w:rsid w:val="009032D3"/>
    <w:rsid w:val="009228C7"/>
    <w:rsid w:val="0093199D"/>
    <w:rsid w:val="00934E69"/>
    <w:rsid w:val="009411A9"/>
    <w:rsid w:val="009479CA"/>
    <w:rsid w:val="00956FA1"/>
    <w:rsid w:val="00973A07"/>
    <w:rsid w:val="00974DE0"/>
    <w:rsid w:val="00985319"/>
    <w:rsid w:val="00995CF2"/>
    <w:rsid w:val="009A35F2"/>
    <w:rsid w:val="009A4A4D"/>
    <w:rsid w:val="009A6B77"/>
    <w:rsid w:val="009C421E"/>
    <w:rsid w:val="009E3963"/>
    <w:rsid w:val="009F385E"/>
    <w:rsid w:val="00A04F4A"/>
    <w:rsid w:val="00A16D8A"/>
    <w:rsid w:val="00A3374B"/>
    <w:rsid w:val="00A34460"/>
    <w:rsid w:val="00A41E65"/>
    <w:rsid w:val="00A438A4"/>
    <w:rsid w:val="00A56439"/>
    <w:rsid w:val="00A66A8B"/>
    <w:rsid w:val="00A7317D"/>
    <w:rsid w:val="00A76F39"/>
    <w:rsid w:val="00A772BE"/>
    <w:rsid w:val="00A7773C"/>
    <w:rsid w:val="00AB4353"/>
    <w:rsid w:val="00AC4305"/>
    <w:rsid w:val="00AF1A70"/>
    <w:rsid w:val="00AF7BA9"/>
    <w:rsid w:val="00B02E80"/>
    <w:rsid w:val="00B0368E"/>
    <w:rsid w:val="00B038A4"/>
    <w:rsid w:val="00B05186"/>
    <w:rsid w:val="00B054CA"/>
    <w:rsid w:val="00B11B40"/>
    <w:rsid w:val="00B164E5"/>
    <w:rsid w:val="00B26557"/>
    <w:rsid w:val="00B50738"/>
    <w:rsid w:val="00B60848"/>
    <w:rsid w:val="00B65922"/>
    <w:rsid w:val="00B75847"/>
    <w:rsid w:val="00B77C60"/>
    <w:rsid w:val="00B87BE7"/>
    <w:rsid w:val="00B951BE"/>
    <w:rsid w:val="00BC5AB7"/>
    <w:rsid w:val="00BC76A4"/>
    <w:rsid w:val="00BD1201"/>
    <w:rsid w:val="00BF052C"/>
    <w:rsid w:val="00BF6B6E"/>
    <w:rsid w:val="00C31682"/>
    <w:rsid w:val="00C34EA6"/>
    <w:rsid w:val="00C66558"/>
    <w:rsid w:val="00C76955"/>
    <w:rsid w:val="00C77AD5"/>
    <w:rsid w:val="00CA215F"/>
    <w:rsid w:val="00CA47A3"/>
    <w:rsid w:val="00CA67FF"/>
    <w:rsid w:val="00CF08C8"/>
    <w:rsid w:val="00D05AF9"/>
    <w:rsid w:val="00D17FC3"/>
    <w:rsid w:val="00D37647"/>
    <w:rsid w:val="00D528FB"/>
    <w:rsid w:val="00D53EC3"/>
    <w:rsid w:val="00D80C19"/>
    <w:rsid w:val="00D93583"/>
    <w:rsid w:val="00D944D5"/>
    <w:rsid w:val="00DA4481"/>
    <w:rsid w:val="00DB6710"/>
    <w:rsid w:val="00DD495C"/>
    <w:rsid w:val="00E22E64"/>
    <w:rsid w:val="00E35B02"/>
    <w:rsid w:val="00E40A02"/>
    <w:rsid w:val="00E57FB6"/>
    <w:rsid w:val="00E62DA4"/>
    <w:rsid w:val="00E73B78"/>
    <w:rsid w:val="00EA082D"/>
    <w:rsid w:val="00EA1135"/>
    <w:rsid w:val="00EA137A"/>
    <w:rsid w:val="00EA2D57"/>
    <w:rsid w:val="00EA3866"/>
    <w:rsid w:val="00EC3198"/>
    <w:rsid w:val="00ED3869"/>
    <w:rsid w:val="00F00AE2"/>
    <w:rsid w:val="00F140CC"/>
    <w:rsid w:val="00F35020"/>
    <w:rsid w:val="00F36E49"/>
    <w:rsid w:val="00F4267A"/>
    <w:rsid w:val="00F57089"/>
    <w:rsid w:val="00F61A40"/>
    <w:rsid w:val="00F77551"/>
    <w:rsid w:val="00F83AD7"/>
    <w:rsid w:val="00F92B96"/>
    <w:rsid w:val="00F95140"/>
    <w:rsid w:val="00FB150B"/>
    <w:rsid w:val="00FB16E5"/>
    <w:rsid w:val="00FB5003"/>
    <w:rsid w:val="00FB7D3E"/>
    <w:rsid w:val="00FE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773DA"/>
  <w15:docId w15:val="{C698883C-E55D-43DF-8802-6D42D317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B11B40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92639"/>
    <w:pPr>
      <w:keepNext/>
      <w:keepLines/>
      <w:outlineLvl w:val="0"/>
    </w:pPr>
    <w:rPr>
      <w:rFonts w:asciiTheme="majorHAnsi" w:eastAsiaTheme="majorEastAsia" w:hAnsiTheme="majorHAnsi" w:cstheme="majorBidi"/>
      <w:b/>
      <w:bCs/>
      <w:sz w:val="60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144B9"/>
    <w:pPr>
      <w:keepNext/>
      <w:keepLines/>
      <w:spacing w:before="440" w:after="120"/>
      <w:outlineLvl w:val="1"/>
    </w:pPr>
    <w:rPr>
      <w:rFonts w:asciiTheme="majorHAnsi" w:eastAsiaTheme="majorEastAsia" w:hAnsiTheme="majorHAnsi" w:cstheme="majorBidi"/>
      <w:b/>
      <w:bCs/>
      <w:sz w:val="3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92639"/>
    <w:pPr>
      <w:keepNext/>
      <w:keepLines/>
      <w:spacing w:after="340"/>
      <w:outlineLvl w:val="2"/>
    </w:pPr>
    <w:rPr>
      <w:rFonts w:asciiTheme="majorHAnsi" w:eastAsiaTheme="majorEastAsia" w:hAnsiTheme="majorHAnsi" w:cstheme="majorBidi"/>
      <w:b/>
      <w:bCs/>
      <w:sz w:val="29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2639"/>
    <w:pPr>
      <w:keepNext/>
      <w:keepLines/>
      <w:spacing w:after="290"/>
      <w:outlineLvl w:val="3"/>
    </w:pPr>
    <w:rPr>
      <w:rFonts w:asciiTheme="majorHAnsi" w:eastAsiaTheme="majorEastAsia" w:hAnsiTheme="majorHAnsi" w:cstheme="majorBidi"/>
      <w:b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92639"/>
    <w:rPr>
      <w:rFonts w:asciiTheme="majorHAnsi" w:eastAsiaTheme="majorEastAsia" w:hAnsiTheme="majorHAnsi" w:cstheme="majorBidi"/>
      <w:b/>
      <w:bCs/>
      <w:sz w:val="60"/>
      <w:szCs w:val="28"/>
    </w:rPr>
  </w:style>
  <w:style w:type="paragraph" w:customStyle="1" w:styleId="NrNagwek1">
    <w:name w:val="NrNagłówek 1"/>
    <w:basedOn w:val="Nagwek1"/>
    <w:qFormat/>
    <w:rsid w:val="00821E45"/>
    <w:pPr>
      <w:numPr>
        <w:numId w:val="1"/>
      </w:numPr>
    </w:pPr>
  </w:style>
  <w:style w:type="paragraph" w:customStyle="1" w:styleId="NrNagwek2">
    <w:name w:val="NrNagłówek 2"/>
    <w:basedOn w:val="Nagwek2"/>
    <w:qFormat/>
    <w:rsid w:val="004E29DE"/>
    <w:pPr>
      <w:numPr>
        <w:ilvl w:val="1"/>
        <w:numId w:val="1"/>
      </w:numPr>
      <w:ind w:left="431" w:hanging="431"/>
    </w:pPr>
  </w:style>
  <w:style w:type="character" w:customStyle="1" w:styleId="Nagwek3Znak">
    <w:name w:val="Nagłówek 3 Znak"/>
    <w:basedOn w:val="Domylnaczcionkaakapitu"/>
    <w:link w:val="Nagwek3"/>
    <w:uiPriority w:val="9"/>
    <w:rsid w:val="00092639"/>
    <w:rPr>
      <w:rFonts w:asciiTheme="majorHAnsi" w:eastAsiaTheme="majorEastAsia" w:hAnsiTheme="majorHAnsi" w:cstheme="majorBidi"/>
      <w:b/>
      <w:bCs/>
      <w:sz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4144B9"/>
    <w:rPr>
      <w:rFonts w:asciiTheme="majorHAnsi" w:eastAsiaTheme="majorEastAsia" w:hAnsiTheme="majorHAnsi" w:cstheme="majorBidi"/>
      <w:b/>
      <w:bCs/>
      <w:sz w:val="34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092639"/>
    <w:rPr>
      <w:rFonts w:asciiTheme="majorHAnsi" w:eastAsiaTheme="majorEastAsia" w:hAnsiTheme="majorHAnsi" w:cstheme="majorBidi"/>
      <w:b/>
      <w:bCs/>
      <w:iCs/>
      <w:sz w:val="24"/>
    </w:rPr>
  </w:style>
  <w:style w:type="paragraph" w:customStyle="1" w:styleId="NrNagwek3">
    <w:name w:val="NrNagłówek 3"/>
    <w:basedOn w:val="Nagwek3"/>
    <w:qFormat/>
    <w:rsid w:val="004E29DE"/>
    <w:pPr>
      <w:numPr>
        <w:ilvl w:val="2"/>
        <w:numId w:val="1"/>
      </w:numPr>
      <w:ind w:left="505" w:hanging="505"/>
    </w:pPr>
  </w:style>
  <w:style w:type="paragraph" w:customStyle="1" w:styleId="NrNagwek4">
    <w:name w:val="NrNagłówek 4"/>
    <w:basedOn w:val="Nagwek4"/>
    <w:qFormat/>
    <w:rsid w:val="004E29DE"/>
    <w:pPr>
      <w:numPr>
        <w:ilvl w:val="3"/>
        <w:numId w:val="1"/>
      </w:numPr>
      <w:ind w:left="646" w:hanging="646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F348B"/>
    <w:pPr>
      <w:spacing w:before="480" w:line="276" w:lineRule="auto"/>
      <w:outlineLvl w:val="9"/>
    </w:pPr>
    <w:rPr>
      <w:color w:val="365F91" w:themeColor="accent1" w:themeShade="BF"/>
      <w:sz w:val="28"/>
    </w:rPr>
  </w:style>
  <w:style w:type="character" w:styleId="Tekstzastpczy">
    <w:name w:val="Placeholder Text"/>
    <w:basedOn w:val="Domylnaczcionkaakapitu"/>
    <w:uiPriority w:val="99"/>
    <w:semiHidden/>
    <w:rsid w:val="00DB6710"/>
    <w:rPr>
      <w:color w:val="808080"/>
    </w:rPr>
  </w:style>
  <w:style w:type="paragraph" w:customStyle="1" w:styleId="STTytupracy">
    <w:name w:val="ST_Tytuł_pracy"/>
    <w:basedOn w:val="Normalny"/>
    <w:qFormat/>
    <w:rsid w:val="00DB6710"/>
    <w:pPr>
      <w:spacing w:after="200" w:line="360" w:lineRule="exact"/>
      <w:jc w:val="center"/>
    </w:pPr>
    <w:rPr>
      <w:rFonts w:ascii="Garamond" w:hAnsi="Garamond"/>
      <w:sz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10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rsid w:val="008F348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F348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8F348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8F348B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E40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243D6"/>
    <w:pPr>
      <w:spacing w:before="200" w:after="120" w:line="240" w:lineRule="auto"/>
    </w:pPr>
    <w:rPr>
      <w:bCs/>
      <w:sz w:val="22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9032D3"/>
  </w:style>
  <w:style w:type="paragraph" w:styleId="Nagwek">
    <w:name w:val="header"/>
    <w:basedOn w:val="Normalny"/>
    <w:link w:val="NagwekZnak"/>
    <w:uiPriority w:val="99"/>
    <w:semiHidden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57721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57721"/>
    <w:rPr>
      <w:rFonts w:ascii="Times New Roman" w:hAnsi="Times New Roman"/>
      <w:sz w:val="24"/>
    </w:rPr>
  </w:style>
  <w:style w:type="paragraph" w:customStyle="1" w:styleId="Tekstwiodcy">
    <w:name w:val="Tekst wiodący"/>
    <w:basedOn w:val="Normalny"/>
    <w:qFormat/>
    <w:rsid w:val="00AB4353"/>
    <w:pPr>
      <w:ind w:firstLine="425"/>
    </w:pPr>
  </w:style>
  <w:style w:type="paragraph" w:customStyle="1" w:styleId="Listing">
    <w:name w:val="Listing"/>
    <w:basedOn w:val="Normalny"/>
    <w:qFormat/>
    <w:rsid w:val="001F1833"/>
    <w:pPr>
      <w:spacing w:after="240" w:line="240" w:lineRule="auto"/>
      <w:jc w:val="left"/>
    </w:pPr>
    <w:rPr>
      <w:rFonts w:ascii="Courier New" w:hAnsi="Courier New"/>
      <w:sz w:val="20"/>
    </w:rPr>
  </w:style>
  <w:style w:type="paragraph" w:customStyle="1" w:styleId="Legendarysunek">
    <w:name w:val="Legenda rysunek"/>
    <w:basedOn w:val="Legenda"/>
    <w:qFormat/>
    <w:rsid w:val="00D17FC3"/>
    <w:pPr>
      <w:jc w:val="center"/>
    </w:pPr>
  </w:style>
  <w:style w:type="paragraph" w:styleId="Bezodstpw">
    <w:name w:val="No Spacing"/>
    <w:uiPriority w:val="1"/>
    <w:qFormat/>
    <w:rsid w:val="0012529C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31682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31682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31682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A73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ma\AppData\Local\Temp\DyplomInzSzablonWord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gramowanie\Jen&#380;ynierka\NowyEngine\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>
                <a:latin typeface="Bookerly" panose="02020602040305020204" pitchFamily="18" charset="0"/>
                <a:ea typeface="Bookerly" panose="02020602040305020204" pitchFamily="18" charset="0"/>
                <a:cs typeface="Bookerly" panose="02020602040305020204" pitchFamily="18" charset="0"/>
              </a:rPr>
              <a:t>Czas generowania jednej klatki w zależności od ilości obiektów na scenie</a:t>
            </a:r>
            <a:endParaRPr lang="en-US">
              <a:latin typeface="Bookerly" panose="02020602040305020204" pitchFamily="18" charset="0"/>
              <a:ea typeface="Bookerly" panose="02020602040305020204" pitchFamily="18" charset="0"/>
              <a:cs typeface="Bookerly" panose="020206020403050202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Arkusz1!$A$25</c:f>
              <c:strCache>
                <c:ptCount val="1"/>
                <c:pt idx="0">
                  <c:v>Średni czas renderowania klatki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Arkusz1!$B$24:$J$24</c:f>
              <c:numCache>
                <c:formatCode>General</c:formatCode>
                <c:ptCount val="9"/>
                <c:pt idx="0">
                  <c:v>8</c:v>
                </c:pt>
                <c:pt idx="1">
                  <c:v>27</c:v>
                </c:pt>
                <c:pt idx="2">
                  <c:v>64</c:v>
                </c:pt>
                <c:pt idx="3">
                  <c:v>125</c:v>
                </c:pt>
                <c:pt idx="4">
                  <c:v>216</c:v>
                </c:pt>
                <c:pt idx="5">
                  <c:v>343</c:v>
                </c:pt>
                <c:pt idx="6">
                  <c:v>512</c:v>
                </c:pt>
                <c:pt idx="7">
                  <c:v>729</c:v>
                </c:pt>
                <c:pt idx="8">
                  <c:v>1000</c:v>
                </c:pt>
              </c:numCache>
            </c:numRef>
          </c:xVal>
          <c:yVal>
            <c:numRef>
              <c:f>Arkusz1!$B$25:$J$25</c:f>
              <c:numCache>
                <c:formatCode>General</c:formatCode>
                <c:ptCount val="9"/>
                <c:pt idx="0">
                  <c:v>2.1000000000000001E-2</c:v>
                </c:pt>
                <c:pt idx="1">
                  <c:v>2.1000000000000001E-2</c:v>
                </c:pt>
                <c:pt idx="2">
                  <c:v>0.14399999999999999</c:v>
                </c:pt>
                <c:pt idx="3">
                  <c:v>0.31</c:v>
                </c:pt>
                <c:pt idx="4">
                  <c:v>0.624</c:v>
                </c:pt>
                <c:pt idx="5">
                  <c:v>0.98699999999999999</c:v>
                </c:pt>
                <c:pt idx="6">
                  <c:v>1.5349999999999999</c:v>
                </c:pt>
                <c:pt idx="7">
                  <c:v>2.1440000000000001</c:v>
                </c:pt>
                <c:pt idx="8">
                  <c:v>3.1240000000000001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929-45C7-89C0-20C1242329F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72768288"/>
        <c:axId val="372765336"/>
      </c:scatterChart>
      <c:valAx>
        <c:axId val="372768288"/>
        <c:scaling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obiektów na scenie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765336"/>
        <c:crosses val="autoZero"/>
        <c:crossBetween val="midCat"/>
      </c:valAx>
      <c:valAx>
        <c:axId val="37276533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Średni 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768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CF0A1D756841F0808EBB1DC7F1E65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8F7F26A-03E8-4578-8BD0-0E2AAD4DD437}"/>
      </w:docPartPr>
      <w:docPartBody>
        <w:p w:rsidR="009F3A55" w:rsidRDefault="00405E69">
          <w:pPr>
            <w:pStyle w:val="A4CF0A1D756841F0808EBB1DC7F1E65E"/>
          </w:pPr>
          <w:r w:rsidRPr="00206940">
            <w:rPr>
              <w:rStyle w:val="Tekstzastpczy"/>
            </w:rPr>
            <w:t>Tytuł pracy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69"/>
    <w:rsid w:val="00032468"/>
    <w:rsid w:val="0024743A"/>
    <w:rsid w:val="002F58C2"/>
    <w:rsid w:val="00405E69"/>
    <w:rsid w:val="00783569"/>
    <w:rsid w:val="00787DAB"/>
    <w:rsid w:val="0092542A"/>
    <w:rsid w:val="009F01EC"/>
    <w:rsid w:val="009F3A55"/>
    <w:rsid w:val="00B10DDB"/>
    <w:rsid w:val="00C624C4"/>
    <w:rsid w:val="00FA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624C4"/>
    <w:rPr>
      <w:color w:val="808080"/>
    </w:rPr>
  </w:style>
  <w:style w:type="paragraph" w:customStyle="1" w:styleId="A4CF0A1D756841F0808EBB1DC7F1E65E">
    <w:name w:val="A4CF0A1D756841F0808EBB1DC7F1E6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Lun14</b:Tag>
    <b:SourceType>Book</b:SourceType>
    <b:Guid>{166A4DA7-3180-421E-A019-F361950E3907}</b:Guid>
    <b:Author>
      <b:Author>
        <b:NameList>
          <b:Person>
            <b:Last>Luna</b:Last>
            <b:First>F.</b:First>
            <b:Middle>D.</b:Middle>
          </b:Person>
        </b:NameList>
      </b:Author>
    </b:Author>
    <b:Title>Introduction to 3D Game Programming with DirectX 11</b:Title>
    <b:Year>2014</b:Year>
    <b:City>Gliwice</b:City>
    <b:Publisher>HELION</b:Publisher>
    <b:RefOrder>11</b:RefOrder>
  </b:Source>
  <b:Source>
    <b:Tag>Uni16</b:Tag>
    <b:SourceType>InternetSite</b:SourceType>
    <b:Guid>{678A1F62-1381-42C5-A675-F7CABA9E906E}</b:Guid>
    <b:Title>Unity - Multiplatform</b:Title>
    <b:ProductionCompany>Unity Technologies</b:ProductionCompany>
    <b:YearAccessed>2016</b:YearAccessed>
    <b:MonthAccessed>11</b:MonthAccessed>
    <b:DayAccessed>27</b:DayAccessed>
    <b:URL>https://unity3d.com/unity/multiplatform</b:URL>
    <b:RefOrder>1</b:RefOrder>
  </b:Source>
  <b:Source>
    <b:Tag>Pil16</b:Tag>
    <b:SourceType>InternetSite</b:SourceType>
    <b:Guid>{2B84EAD7-8DDC-4AE4-A260-15CAB199DB04}</b:Guid>
    <b:Title>Pillars of Eternity | Unity madewith</b:Title>
    <b:ProductionCompany>Unity Technologies</b:ProductionCompany>
    <b:YearAccessed>2016</b:YearAccessed>
    <b:MonthAccessed>27</b:MonthAccessed>
    <b:DayAccessed>11</b:DayAccessed>
    <b:URL>https://madewith.unity.com/games/pillars-of-eternity</b:URL>
    <b:RefOrder>3</b:RefOrder>
  </b:Source>
  <b:Source>
    <b:Tag>Tor16</b:Tag>
    <b:SourceType>InternetSite</b:SourceType>
    <b:Guid>{54DFC85B-DF5B-4C7B-8502-53F98F6216DE}</b:Guid>
    <b:Title>Torment - Tides of numenera | Game Engine</b:Title>
    <b:YearAccessed>2016</b:YearAccessed>
    <b:MonthAccessed>11</b:MonthAccessed>
    <b:DayAccessed>27</b:DayAccessed>
    <b:URL>http://www.ign.com/articles/2013/03/04/the-strange-new-world-of-torment-tides-of-numenera</b:URL>
    <b:RefOrder>2</b:RefOrder>
  </b:Source>
  <b:Source>
    <b:Tag>Pol16</b:Tag>
    <b:SourceType>InternetSite</b:SourceType>
    <b:Guid>{824A514A-F5AB-4FCC-B4D6-49271995A2A4}</b:Guid>
    <b:Title>Polygon | Hatred and Epic Games</b:Title>
    <b:YearAccessed>2016</b:YearAccessed>
    <b:MonthAccessed>11</b:MonthAccessed>
    <b:DayAccessed>27</b:DayAccessed>
    <b:URL>http://www.polygon.com/2014/10/16/6989459/hatred-epic-games-unreal-engine</b:URL>
    <b:RefOrder>5</b:RefOrder>
  </b:Source>
  <b:Source>
    <b:Tag>Ark16</b:Tag>
    <b:SourceType>InternetSite</b:SourceType>
    <b:Guid>{F4FB66E4-BEA3-4B0E-AD3D-71233D001A09}</b:Guid>
    <b:Title>Arkham Knight on Unreal Engine</b:Title>
    <b:YearAccessed>2016</b:YearAccessed>
    <b:MonthAccessed>11</b:MonthAccessed>
    <b:DayAccessed>27</b:DayAccessed>
    <b:URL>http://www.polygon.com/2014/3/27/5551328/batman-arkham-knight-preview-batmobile</b:URL>
    <b:RefOrder>4</b:RefOrder>
  </b:Source>
  <b:Source>
    <b:Tag>Big16</b:Tag>
    <b:SourceType>InternetSite</b:SourceType>
    <b:Guid>{24A6222B-B5D9-4845-BA5F-9220A87514B9}</b:Guid>
    <b:Title>Big Buck Bunny - About</b:Title>
    <b:YearAccessed>2016</b:YearAccessed>
    <b:MonthAccessed>11</b:MonthAccessed>
    <b:DayAccessed>27</b:DayAccessed>
    <b:URL>https://peach.blender.org/about/</b:URL>
    <b:RefOrder>6</b:RefOrder>
  </b:Source>
  <b:Source>
    <b:Tag>Sea16</b:Tag>
    <b:SourceType>InternetSite</b:SourceType>
    <b:Guid>{3C086036-B3C9-4298-B2FC-E61776396DA3}</b:Guid>
    <b:Title>Sean Kennedy - Blender in Hollywood</b:Title>
    <b:YearAccessed>2016</b:YearAccessed>
    <b:MonthAccessed>11</b:MonthAccessed>
    <b:DayAccessed>27</b:DayAccessed>
    <b:URL>http://blenderdiplom.com/en/interviews/548-interview-sean-kennedy-on-blender-in-hollywood.html</b:URL>
    <b:RefOrder>7</b:RefOrder>
  </b:Source>
  <b:Source>
    <b:Tag>3DS16</b:Tag>
    <b:SourceType>InternetSite</b:SourceType>
    <b:Guid>{4D47B846-CE80-4A1F-9557-6B9F712FE763}</b:Guid>
    <b:Title>3DSMax - The Curious Case of Benjamin Button</b:Title>
    <b:YearAccessed>2016</b:YearAccessed>
    <b:MonthAccessed>11</b:MonthAccessed>
    <b:DayAccessed>27</b:DayAccessed>
    <b:URL>http://news.autodesk.com/press-release/oscar-winner-best-visual-effects-curious-case-benjamin-button-shaped-autodesk-technolo</b:URL>
    <b:RefOrder>9</b:RefOrder>
  </b:Source>
  <b:Source>
    <b:Tag>Fil16</b:Tag>
    <b:SourceType>InternetSite</b:SourceType>
    <b:Guid>{56C2B205-C8A1-490F-8289-154590ABC800}</b:Guid>
    <b:Title>Films using 3DSMax</b:Title>
    <b:YearAccessed>2016</b:YearAccessed>
    <b:MonthAccessed>11</b:MonthAccessed>
    <b:DayAccessed>27</b:DayAccessed>
    <b:URL>https://area.autodesk.com/blogs/ken/3ds_max_in_film_vfx_shots</b:URL>
    <b:RefOrder>10</b:RefOrder>
  </b:Source>
  <b:Source>
    <b:Tag>How16</b:Tag>
    <b:SourceType>InternetSite</b:SourceType>
    <b:Guid>{7F73C936-FBE3-47CC-9121-7B0B5651E299}</b:Guid>
    <b:Title>How They Built the Beastly Machines for Mad Max: Fury Road</b:Title>
    <b:YearAccessed>2016</b:YearAccessed>
    <b:MonthAccessed>11</b:MonthAccessed>
    <b:DayAccessed>27</b:DayAccessed>
    <b:URL>https://www.wheretowatch.com/2015/05/heres-how-they-built-the-beastly-machines-for-mad-max-fury-road/</b:URL>
    <b:RefOrder>8</b:RefOrder>
  </b:Source>
</b:Sources>
</file>

<file path=customXml/itemProps1.xml><?xml version="1.0" encoding="utf-8"?>
<ds:datastoreItem xmlns:ds="http://schemas.openxmlformats.org/officeDocument/2006/customXml" ds:itemID="{82C072DF-4ACB-4441-9D8B-0A77D5E62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DyplomInzSzablonWord.dotx</Template>
  <TotalTime>2512</TotalTime>
  <Pages>36</Pages>
  <Words>6651</Words>
  <Characters>39907</Characters>
  <Application>Microsoft Office Word</Application>
  <DocSecurity>0</DocSecurity>
  <Lines>332</Lines>
  <Paragraphs>92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Lama</dc:creator>
  <cp:lastModifiedBy>Lama</cp:lastModifiedBy>
  <cp:revision>36</cp:revision>
  <cp:lastPrinted>2016-11-28T00:30:00Z</cp:lastPrinted>
  <dcterms:created xsi:type="dcterms:W3CDTF">2016-11-12T20:02:00Z</dcterms:created>
  <dcterms:modified xsi:type="dcterms:W3CDTF">2016-12-04T17:13:00Z</dcterms:modified>
</cp:coreProperties>
</file>